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2FB9" w14:textId="4D1BC76E" w:rsidR="0014679D" w:rsidRDefault="0014679D" w:rsidP="00E33FB6">
      <w:pPr>
        <w:jc w:val="center"/>
        <w:rPr>
          <w:b/>
          <w:bCs/>
          <w:sz w:val="48"/>
          <w:szCs w:val="48"/>
        </w:rPr>
      </w:pPr>
      <w:r w:rsidRPr="00E33FB6">
        <w:rPr>
          <w:b/>
          <w:bCs/>
          <w:sz w:val="48"/>
          <w:szCs w:val="48"/>
        </w:rPr>
        <w:t>Branding Strategy &amp; Communication Campaign Report: Chak</w:t>
      </w:r>
      <w:r w:rsidR="00CF26A5">
        <w:rPr>
          <w:b/>
          <w:bCs/>
          <w:sz w:val="48"/>
          <w:szCs w:val="48"/>
        </w:rPr>
        <w:t>h-N</w:t>
      </w:r>
      <w:r w:rsidRPr="00E33FB6">
        <w:rPr>
          <w:b/>
          <w:bCs/>
          <w:sz w:val="48"/>
          <w:szCs w:val="48"/>
        </w:rPr>
        <w:t>a</w:t>
      </w:r>
      <w:r w:rsidR="00E33FB6">
        <w:rPr>
          <w:b/>
          <w:bCs/>
          <w:sz w:val="48"/>
          <w:szCs w:val="48"/>
        </w:rPr>
        <w:br/>
      </w:r>
      <w:r w:rsidR="00E46FFB">
        <w:rPr>
          <w:noProof/>
        </w:rPr>
        <w:drawing>
          <wp:inline distT="0" distB="0" distL="0" distR="0" wp14:anchorId="3B4DFAFE" wp14:editId="5845BE20">
            <wp:extent cx="1371600" cy="1371600"/>
            <wp:effectExtent l="0" t="0" r="0" b="0"/>
            <wp:docPr id="16113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2026" cy="1382026"/>
                    </a:xfrm>
                    <a:prstGeom prst="rect">
                      <a:avLst/>
                    </a:prstGeom>
                    <a:noFill/>
                    <a:ln>
                      <a:noFill/>
                    </a:ln>
                  </pic:spPr>
                </pic:pic>
              </a:graphicData>
            </a:graphic>
          </wp:inline>
        </w:drawing>
      </w:r>
    </w:p>
    <w:p w14:paraId="23F2EE04" w14:textId="08CDE44D" w:rsidR="00E33FB6" w:rsidRDefault="00E46FFB" w:rsidP="00E33FB6">
      <w:pPr>
        <w:jc w:val="center"/>
        <w:rPr>
          <w:b/>
          <w:bCs/>
          <w:sz w:val="48"/>
          <w:szCs w:val="48"/>
        </w:rPr>
      </w:pPr>
      <w:r>
        <w:rPr>
          <w:b/>
          <w:bCs/>
          <w:sz w:val="48"/>
          <w:szCs w:val="48"/>
        </w:rPr>
        <w:br/>
      </w:r>
    </w:p>
    <w:p w14:paraId="0D1ADCEC" w14:textId="3A9DABCB" w:rsidR="00CF26A5" w:rsidRPr="00E33FB6" w:rsidRDefault="00CF26A5" w:rsidP="00E33FB6">
      <w:pPr>
        <w:jc w:val="center"/>
        <w:rPr>
          <w:b/>
          <w:bCs/>
          <w:sz w:val="48"/>
          <w:szCs w:val="48"/>
        </w:rPr>
      </w:pPr>
      <w:r>
        <w:rPr>
          <w:b/>
          <w:bCs/>
          <w:sz w:val="48"/>
          <w:szCs w:val="48"/>
        </w:rPr>
        <w:t xml:space="preserve">Website:- </w:t>
      </w:r>
      <w:hyperlink r:id="rId6" w:history="1">
        <w:r w:rsidRPr="00CF26A5">
          <w:rPr>
            <w:rStyle w:val="Hyperlink"/>
            <w:b/>
            <w:bCs/>
            <w:sz w:val="48"/>
            <w:szCs w:val="48"/>
          </w:rPr>
          <w:t>CHAKH-NA</w:t>
        </w:r>
      </w:hyperlink>
      <w:ins w:id="0" w:author="Grishma Burji" w:date="2025-04-18T15:16:00Z" w16du:dateUtc="2025-04-18T09:46:00Z">
        <w:r w:rsidR="0089613F">
          <w:rPr>
            <w:b/>
            <w:bCs/>
            <w:sz w:val="48"/>
            <w:szCs w:val="48"/>
          </w:rPr>
          <w:br/>
          <w:t xml:space="preserve">Insta </w:t>
        </w:r>
        <w:r w:rsidR="00292EE8">
          <w:rPr>
            <w:b/>
            <w:bCs/>
            <w:sz w:val="48"/>
            <w:szCs w:val="48"/>
          </w:rPr>
          <w:t xml:space="preserve">ID:- </w:t>
        </w:r>
        <w:r w:rsidR="00292EE8">
          <w:rPr>
            <w:b/>
            <w:bCs/>
            <w:sz w:val="48"/>
            <w:szCs w:val="48"/>
          </w:rPr>
          <w:fldChar w:fldCharType="begin"/>
        </w:r>
        <w:r w:rsidR="00292EE8">
          <w:rPr>
            <w:b/>
            <w:bCs/>
            <w:sz w:val="48"/>
            <w:szCs w:val="48"/>
          </w:rPr>
          <w:instrText>HYPERLINK "mailto:https://www.instagram.com/chankh.na?utm_source=qr&amp;igsh=MW9ybDM5aTl5ZHowNQ=="</w:instrText>
        </w:r>
        <w:r w:rsidR="00292EE8">
          <w:rPr>
            <w:b/>
            <w:bCs/>
            <w:sz w:val="48"/>
            <w:szCs w:val="48"/>
          </w:rPr>
        </w:r>
        <w:r w:rsidR="00292EE8">
          <w:rPr>
            <w:b/>
            <w:bCs/>
            <w:sz w:val="48"/>
            <w:szCs w:val="48"/>
          </w:rPr>
          <w:fldChar w:fldCharType="separate"/>
        </w:r>
        <w:r w:rsidR="00292EE8" w:rsidRPr="00292EE8">
          <w:rPr>
            <w:rStyle w:val="Hyperlink"/>
            <w:b/>
            <w:bCs/>
            <w:sz w:val="48"/>
            <w:szCs w:val="48"/>
          </w:rPr>
          <w:t>CHAKHNA</w:t>
        </w:r>
        <w:r w:rsidR="00292EE8">
          <w:rPr>
            <w:b/>
            <w:bCs/>
            <w:sz w:val="48"/>
            <w:szCs w:val="48"/>
          </w:rPr>
          <w:fldChar w:fldCharType="end"/>
        </w:r>
      </w:ins>
      <w:r w:rsidR="00292EE8">
        <w:rPr>
          <w:b/>
          <w:bCs/>
          <w:sz w:val="48"/>
          <w:szCs w:val="48"/>
        </w:rPr>
        <w:t xml:space="preserve"> </w:t>
      </w:r>
      <w:r w:rsidR="008C6ACC">
        <w:rPr>
          <w:b/>
          <w:bCs/>
          <w:sz w:val="48"/>
          <w:szCs w:val="48"/>
        </w:rPr>
        <w:br/>
      </w:r>
      <w:hyperlink r:id="rId7" w:history="1">
        <w:r w:rsidR="008C6ACC" w:rsidRPr="008C6ACC">
          <w:rPr>
            <w:rStyle w:val="Hyperlink"/>
            <w:b/>
            <w:bCs/>
            <w:sz w:val="48"/>
            <w:szCs w:val="48"/>
          </w:rPr>
          <w:t>ADVERTISMENT</w:t>
        </w:r>
      </w:hyperlink>
      <w:r w:rsidR="008C6ACC">
        <w:rPr>
          <w:b/>
          <w:bCs/>
          <w:sz w:val="48"/>
          <w:szCs w:val="48"/>
        </w:rPr>
        <w:t xml:space="preserve"> </w:t>
      </w:r>
    </w:p>
    <w:p w14:paraId="1CA16C98" w14:textId="3AAD7253" w:rsidR="00E33FB6" w:rsidRDefault="00E33FB6" w:rsidP="0014679D">
      <w:pPr>
        <w:rPr>
          <w:b/>
          <w:bCs/>
        </w:rPr>
      </w:pPr>
    </w:p>
    <w:p w14:paraId="60DEB0F6" w14:textId="77777777" w:rsidR="00CF26A5" w:rsidDel="00466792" w:rsidRDefault="00CF26A5" w:rsidP="0014679D">
      <w:pPr>
        <w:rPr>
          <w:del w:id="1" w:author="Grishma Burji" w:date="2025-04-18T15:17:00Z" w16du:dateUtc="2025-04-18T09:47:00Z"/>
          <w:b/>
          <w:bCs/>
        </w:rPr>
      </w:pPr>
    </w:p>
    <w:p w14:paraId="77F3CD13" w14:textId="77777777" w:rsidR="00E33FB6" w:rsidDel="00466792" w:rsidRDefault="00E33FB6" w:rsidP="0014679D">
      <w:pPr>
        <w:rPr>
          <w:del w:id="2" w:author="Grishma Burji" w:date="2025-04-18T15:17:00Z" w16du:dateUtc="2025-04-18T09:47:00Z"/>
          <w:b/>
          <w:bCs/>
        </w:rPr>
      </w:pPr>
    </w:p>
    <w:p w14:paraId="65D9D513" w14:textId="77777777" w:rsidR="00E33FB6" w:rsidDel="00466792" w:rsidRDefault="00E33FB6" w:rsidP="0014679D">
      <w:pPr>
        <w:rPr>
          <w:del w:id="3" w:author="Grishma Burji" w:date="2025-04-18T15:17:00Z" w16du:dateUtc="2025-04-18T09:47:00Z"/>
          <w:b/>
          <w:bCs/>
        </w:rPr>
      </w:pPr>
    </w:p>
    <w:p w14:paraId="2856F5FA" w14:textId="77777777" w:rsidR="00E46FFB" w:rsidRDefault="00E46FFB" w:rsidP="0014679D">
      <w:pPr>
        <w:rPr>
          <w:b/>
          <w:bCs/>
        </w:rPr>
      </w:pPr>
    </w:p>
    <w:p w14:paraId="1B1CAD18" w14:textId="29DD42C3" w:rsidR="0014679D" w:rsidRPr="00E46FFB" w:rsidRDefault="0014679D" w:rsidP="0014679D">
      <w:pPr>
        <w:rPr>
          <w:b/>
          <w:bCs/>
          <w:sz w:val="28"/>
          <w:szCs w:val="28"/>
        </w:rPr>
      </w:pPr>
      <w:r w:rsidRPr="00E46FFB">
        <w:rPr>
          <w:b/>
          <w:bCs/>
          <w:sz w:val="28"/>
          <w:szCs w:val="28"/>
        </w:rPr>
        <w:t>Index</w:t>
      </w:r>
    </w:p>
    <w:p w14:paraId="36291FE0" w14:textId="77777777" w:rsidR="0014679D" w:rsidRPr="0014679D" w:rsidRDefault="0014679D" w:rsidP="0014679D">
      <w:pPr>
        <w:numPr>
          <w:ilvl w:val="0"/>
          <w:numId w:val="1"/>
        </w:numPr>
      </w:pPr>
      <w:r w:rsidRPr="0014679D">
        <w:rPr>
          <w:b/>
          <w:bCs/>
        </w:rPr>
        <w:t>Introduction</w:t>
      </w:r>
    </w:p>
    <w:p w14:paraId="62B8AA04" w14:textId="77777777" w:rsidR="0014679D" w:rsidRPr="0014679D" w:rsidRDefault="0014679D" w:rsidP="0014679D">
      <w:pPr>
        <w:numPr>
          <w:ilvl w:val="0"/>
          <w:numId w:val="1"/>
        </w:numPr>
      </w:pPr>
      <w:r w:rsidRPr="0014679D">
        <w:rPr>
          <w:b/>
          <w:bCs/>
        </w:rPr>
        <w:t>Pre-Launch Planning</w:t>
      </w:r>
    </w:p>
    <w:p w14:paraId="615F4CE5" w14:textId="77777777" w:rsidR="0014679D" w:rsidRPr="0014679D" w:rsidRDefault="0014679D" w:rsidP="0014679D">
      <w:pPr>
        <w:numPr>
          <w:ilvl w:val="1"/>
          <w:numId w:val="1"/>
        </w:numPr>
      </w:pPr>
      <w:r w:rsidRPr="0014679D">
        <w:t>Market Research &amp; Consumer Insights</w:t>
      </w:r>
    </w:p>
    <w:p w14:paraId="2015C72F" w14:textId="77777777" w:rsidR="0014679D" w:rsidRPr="0014679D" w:rsidRDefault="0014679D" w:rsidP="0014679D">
      <w:pPr>
        <w:numPr>
          <w:ilvl w:val="1"/>
          <w:numId w:val="1"/>
        </w:numPr>
      </w:pPr>
      <w:r w:rsidRPr="0014679D">
        <w:t>Product/Service Concept Development</w:t>
      </w:r>
    </w:p>
    <w:p w14:paraId="7E870F51" w14:textId="77777777" w:rsidR="0014679D" w:rsidRPr="0014679D" w:rsidRDefault="0014679D" w:rsidP="0014679D">
      <w:pPr>
        <w:numPr>
          <w:ilvl w:val="1"/>
          <w:numId w:val="1"/>
        </w:numPr>
      </w:pPr>
      <w:r w:rsidRPr="0014679D">
        <w:t>Branding Strategy</w:t>
      </w:r>
    </w:p>
    <w:p w14:paraId="1E638DF0" w14:textId="77777777" w:rsidR="0014679D" w:rsidRPr="0014679D" w:rsidRDefault="0014679D" w:rsidP="0014679D">
      <w:pPr>
        <w:numPr>
          <w:ilvl w:val="0"/>
          <w:numId w:val="1"/>
        </w:numPr>
      </w:pPr>
      <w:r w:rsidRPr="0014679D">
        <w:rPr>
          <w:b/>
          <w:bCs/>
        </w:rPr>
        <w:t>Launch Planning &amp; Execution</w:t>
      </w:r>
    </w:p>
    <w:p w14:paraId="6C48FF3C" w14:textId="77777777" w:rsidR="0014679D" w:rsidRPr="0014679D" w:rsidRDefault="0014679D" w:rsidP="0014679D">
      <w:pPr>
        <w:numPr>
          <w:ilvl w:val="1"/>
          <w:numId w:val="1"/>
        </w:numPr>
      </w:pPr>
      <w:r w:rsidRPr="0014679D">
        <w:t>Integrated Marketing Communication (IMC) Plan</w:t>
      </w:r>
    </w:p>
    <w:p w14:paraId="477492D6" w14:textId="77777777" w:rsidR="0014679D" w:rsidRPr="0014679D" w:rsidRDefault="0014679D" w:rsidP="0014679D">
      <w:pPr>
        <w:numPr>
          <w:ilvl w:val="1"/>
          <w:numId w:val="1"/>
        </w:numPr>
      </w:pPr>
      <w:r w:rsidRPr="0014679D">
        <w:t>Digital &amp; Non-Digital Engagement</w:t>
      </w:r>
    </w:p>
    <w:p w14:paraId="5E320743" w14:textId="77777777" w:rsidR="0014679D" w:rsidRPr="0014679D" w:rsidRDefault="0014679D" w:rsidP="0014679D">
      <w:pPr>
        <w:numPr>
          <w:ilvl w:val="0"/>
          <w:numId w:val="1"/>
        </w:numPr>
      </w:pPr>
      <w:r w:rsidRPr="0014679D">
        <w:rPr>
          <w:b/>
          <w:bCs/>
        </w:rPr>
        <w:t>Post-Launch Performance Tracking</w:t>
      </w:r>
    </w:p>
    <w:p w14:paraId="404D8848" w14:textId="77777777" w:rsidR="0014679D" w:rsidRPr="0014679D" w:rsidRDefault="0014679D" w:rsidP="0014679D">
      <w:pPr>
        <w:numPr>
          <w:ilvl w:val="1"/>
          <w:numId w:val="1"/>
        </w:numPr>
      </w:pPr>
      <w:r w:rsidRPr="0014679D">
        <w:t>Consumer Feedback &amp; Monitoring</w:t>
      </w:r>
    </w:p>
    <w:p w14:paraId="7971FE0E" w14:textId="77777777" w:rsidR="0014679D" w:rsidRPr="0014679D" w:rsidRDefault="0014679D" w:rsidP="0014679D">
      <w:pPr>
        <w:numPr>
          <w:ilvl w:val="1"/>
          <w:numId w:val="1"/>
        </w:numPr>
      </w:pPr>
      <w:r w:rsidRPr="0014679D">
        <w:lastRenderedPageBreak/>
        <w:t>Performance Metrics &amp; KPIs</w:t>
      </w:r>
    </w:p>
    <w:p w14:paraId="252C5F5D" w14:textId="77777777" w:rsidR="0014679D" w:rsidRPr="0014679D" w:rsidRDefault="0014679D" w:rsidP="0014679D">
      <w:pPr>
        <w:numPr>
          <w:ilvl w:val="1"/>
          <w:numId w:val="1"/>
        </w:numPr>
      </w:pPr>
      <w:r w:rsidRPr="0014679D">
        <w:t>Continuous Improvement &amp; Scalability</w:t>
      </w:r>
    </w:p>
    <w:p w14:paraId="32534B6D" w14:textId="77777777" w:rsidR="0014679D" w:rsidRPr="0014679D" w:rsidRDefault="0014679D" w:rsidP="0014679D">
      <w:pPr>
        <w:numPr>
          <w:ilvl w:val="0"/>
          <w:numId w:val="1"/>
        </w:numPr>
      </w:pPr>
      <w:r w:rsidRPr="0014679D">
        <w:rPr>
          <w:b/>
          <w:bCs/>
        </w:rPr>
        <w:t>Budget Overview</w:t>
      </w:r>
    </w:p>
    <w:p w14:paraId="408169DE" w14:textId="77777777" w:rsidR="0014679D" w:rsidRPr="0014679D" w:rsidRDefault="0014679D" w:rsidP="0014679D">
      <w:pPr>
        <w:numPr>
          <w:ilvl w:val="0"/>
          <w:numId w:val="1"/>
        </w:numPr>
      </w:pPr>
      <w:r w:rsidRPr="0014679D">
        <w:rPr>
          <w:b/>
          <w:bCs/>
        </w:rPr>
        <w:t>Conclusion</w:t>
      </w:r>
    </w:p>
    <w:p w14:paraId="3FC73840" w14:textId="77777777" w:rsidR="0014679D" w:rsidRPr="0014679D" w:rsidRDefault="0014679D" w:rsidP="0014679D">
      <w:pPr>
        <w:numPr>
          <w:ilvl w:val="0"/>
          <w:numId w:val="1"/>
        </w:numPr>
      </w:pPr>
      <w:r w:rsidRPr="0014679D">
        <w:rPr>
          <w:b/>
          <w:bCs/>
        </w:rPr>
        <w:t>References</w:t>
      </w:r>
    </w:p>
    <w:p w14:paraId="147EA576" w14:textId="77777777" w:rsidR="00E46FFB" w:rsidRDefault="00E46FFB" w:rsidP="0014679D"/>
    <w:p w14:paraId="2A9CA0E2" w14:textId="77777777" w:rsidR="00E46FFB" w:rsidRDefault="00E46FFB" w:rsidP="0014679D"/>
    <w:p w14:paraId="5ECC687C" w14:textId="77777777" w:rsidR="00E46FFB" w:rsidRDefault="00E46FFB" w:rsidP="0014679D"/>
    <w:p w14:paraId="0FEB6BDD" w14:textId="77777777" w:rsidR="00E46FFB" w:rsidRDefault="00E46FFB" w:rsidP="0014679D"/>
    <w:p w14:paraId="6B51B302" w14:textId="77777777" w:rsidR="00E46FFB" w:rsidRDefault="00E46FFB" w:rsidP="0014679D"/>
    <w:p w14:paraId="0835333F" w14:textId="77777777" w:rsidR="00E46FFB" w:rsidRDefault="00E46FFB" w:rsidP="0014679D"/>
    <w:p w14:paraId="03BB6000" w14:textId="77777777" w:rsidR="00E46FFB" w:rsidRDefault="00E46FFB" w:rsidP="0014679D"/>
    <w:p w14:paraId="3574BF2F" w14:textId="77777777" w:rsidR="00E46FFB" w:rsidRDefault="00E46FFB" w:rsidP="0014679D"/>
    <w:p w14:paraId="0CF7CFD3" w14:textId="77777777" w:rsidR="00E46FFB" w:rsidRDefault="00E46FFB" w:rsidP="0014679D"/>
    <w:p w14:paraId="23BBBDA4" w14:textId="77777777" w:rsidR="00E46FFB" w:rsidRDefault="00E46FFB" w:rsidP="0014679D"/>
    <w:p w14:paraId="31106157" w14:textId="77777777" w:rsidR="00E46FFB" w:rsidRDefault="00E46FFB" w:rsidP="0014679D"/>
    <w:p w14:paraId="58C5B77B" w14:textId="74671152" w:rsidR="0014679D" w:rsidRPr="0014679D" w:rsidRDefault="00000000" w:rsidP="0014679D">
      <w:r>
        <w:pict w14:anchorId="580E84FF">
          <v:rect id="_x0000_i1025" style="width:0;height:0" o:bullet="t" o:hrstd="t" o:hrnoshade="t" o:hr="t" fillcolor="#94a3b8" stroked="f"/>
        </w:pict>
      </w:r>
    </w:p>
    <w:p w14:paraId="341CC76C" w14:textId="25442918" w:rsidR="0014679D" w:rsidRPr="00515296" w:rsidRDefault="00515296" w:rsidP="00515296">
      <w:pPr>
        <w:jc w:val="center"/>
        <w:rPr>
          <w:b/>
          <w:bCs/>
        </w:rPr>
      </w:pPr>
      <w:r>
        <w:rPr>
          <w:b/>
          <w:bCs/>
        </w:rPr>
        <w:t>1.</w:t>
      </w:r>
      <w:r w:rsidR="0014679D" w:rsidRPr="00515296">
        <w:rPr>
          <w:b/>
          <w:bCs/>
        </w:rPr>
        <w:t>Introduction</w:t>
      </w:r>
    </w:p>
    <w:p w14:paraId="45B0BF7F" w14:textId="0A98A7E3" w:rsidR="00515296" w:rsidRDefault="0014679D" w:rsidP="0014679D">
      <w:pPr>
        <w:pBdr>
          <w:bottom w:val="single" w:sz="12" w:space="1" w:color="auto"/>
        </w:pBdr>
      </w:pPr>
      <w:r w:rsidRPr="0014679D">
        <w:t xml:space="preserve">The healthy snack market is experiencing exponential growth due to a rising awareness of health and wellness among consumers. This project aims to develop a branding strategy and communication campaign for </w:t>
      </w:r>
      <w:r w:rsidR="00E46FFB">
        <w:t>“</w:t>
      </w:r>
      <w:r w:rsidR="00CF26A5">
        <w:t>Chakh na</w:t>
      </w:r>
      <w:r w:rsidRPr="0014679D">
        <w:t>,</w:t>
      </w:r>
      <w:r w:rsidR="00E46FFB">
        <w:t>”</w:t>
      </w:r>
      <w:r w:rsidRPr="0014679D">
        <w:t xml:space="preserve"> a new healthy snack brand offering products such as Amla candy, Coconut barfi, Makhana, Sundal, Thattai, and Gazzak. The goal is to address an unmet consumer need for tasty and nutritious snacks, while also ensuring the brand resonates with the target audience</w:t>
      </w:r>
      <w:r w:rsidR="00515296">
        <w:t>.</w:t>
      </w:r>
    </w:p>
    <w:p w14:paraId="6E7007C2" w14:textId="44519B77" w:rsidR="0014679D" w:rsidRPr="00515296" w:rsidRDefault="0014679D" w:rsidP="00515296">
      <w:pPr>
        <w:jc w:val="center"/>
      </w:pPr>
      <w:r w:rsidRPr="0014679D">
        <w:rPr>
          <w:b/>
          <w:bCs/>
        </w:rPr>
        <w:t>2. Pre-Launch Planning</w:t>
      </w:r>
    </w:p>
    <w:p w14:paraId="5AE69848" w14:textId="77777777" w:rsidR="0014679D" w:rsidRPr="0014679D" w:rsidRDefault="0014679D" w:rsidP="0014679D">
      <w:pPr>
        <w:rPr>
          <w:b/>
          <w:bCs/>
        </w:rPr>
      </w:pPr>
      <w:r w:rsidRPr="0014679D">
        <w:rPr>
          <w:b/>
          <w:bCs/>
        </w:rPr>
        <w:t>2.1 Market Research &amp; Consumer Insights</w:t>
      </w:r>
    </w:p>
    <w:p w14:paraId="5B6CF745" w14:textId="77777777" w:rsidR="0014679D" w:rsidRPr="0014679D" w:rsidRDefault="0014679D" w:rsidP="0014679D">
      <w:pPr>
        <w:rPr>
          <w:b/>
          <w:bCs/>
        </w:rPr>
      </w:pPr>
      <w:r w:rsidRPr="0014679D">
        <w:rPr>
          <w:b/>
          <w:bCs/>
        </w:rPr>
        <w:t>(a) Identify an unmet consumer need</w:t>
      </w:r>
    </w:p>
    <w:p w14:paraId="7E56E83B" w14:textId="5DCC51E3" w:rsidR="0014679D" w:rsidRPr="0014679D" w:rsidRDefault="0014679D" w:rsidP="0014679D">
      <w:r w:rsidRPr="0014679D">
        <w:t xml:space="preserve">Through secondary research and surveys, we identified a significant unmet consumer need for healthier snack options that do not compromise on taste. According to the </w:t>
      </w:r>
      <w:r w:rsidR="00E46FFB">
        <w:t>“</w:t>
      </w:r>
      <w:r w:rsidRPr="0014679D">
        <w:t xml:space="preserve">Health and Wellness Food Market </w:t>
      </w:r>
      <w:r w:rsidR="00E46FFB">
        <w:t>–</w:t>
      </w:r>
      <w:r w:rsidRPr="0014679D">
        <w:t xml:space="preserve"> Growth, Trends, COVID-19 Impact, and Forecasts (2023 </w:t>
      </w:r>
      <w:r w:rsidR="00E46FFB">
        <w:t>–</w:t>
      </w:r>
      <w:r w:rsidRPr="0014679D">
        <w:t xml:space="preserve"> 2028)</w:t>
      </w:r>
      <w:r w:rsidR="00E46FFB">
        <w:t>”</w:t>
      </w:r>
      <w:r w:rsidRPr="0014679D">
        <w:t xml:space="preserve"> </w:t>
      </w:r>
      <w:r w:rsidRPr="0014679D">
        <w:lastRenderedPageBreak/>
        <w:t>report from Mordor Intelligence, the health snack market is projected to grow at a CAGR of 6.4% from 2023 to 2028.</w:t>
      </w:r>
    </w:p>
    <w:p w14:paraId="67181B4A" w14:textId="77777777" w:rsidR="0014679D" w:rsidRPr="0014679D" w:rsidRDefault="0014679D" w:rsidP="0014679D">
      <w:r w:rsidRPr="0014679D">
        <w:rPr>
          <w:b/>
          <w:bCs/>
        </w:rPr>
        <w:t>Survey Results:</w:t>
      </w:r>
    </w:p>
    <w:p w14:paraId="22DBC977" w14:textId="77777777" w:rsidR="0014679D" w:rsidRPr="0014679D" w:rsidRDefault="0014679D" w:rsidP="0014679D">
      <w:pPr>
        <w:numPr>
          <w:ilvl w:val="0"/>
          <w:numId w:val="2"/>
        </w:numPr>
      </w:pPr>
      <w:r w:rsidRPr="0014679D">
        <w:t>65% of participants expressed a desire for snacks that are both healthy and convenient.</w:t>
      </w:r>
    </w:p>
    <w:p w14:paraId="64CC9D11" w14:textId="77777777" w:rsidR="0014679D" w:rsidRPr="0014679D" w:rsidRDefault="0014679D" w:rsidP="0014679D">
      <w:pPr>
        <w:numPr>
          <w:ilvl w:val="0"/>
          <w:numId w:val="2"/>
        </w:numPr>
      </w:pPr>
      <w:r w:rsidRPr="0014679D">
        <w:t>70% indicated that they are willing to pay a premium for organic ingredients.</w:t>
      </w:r>
    </w:p>
    <w:p w14:paraId="18B26FEB" w14:textId="77777777" w:rsidR="0014679D" w:rsidRPr="0014679D" w:rsidRDefault="0014679D" w:rsidP="0014679D">
      <w:pPr>
        <w:numPr>
          <w:ilvl w:val="0"/>
          <w:numId w:val="2"/>
        </w:numPr>
      </w:pPr>
      <w:r w:rsidRPr="0014679D">
        <w:t>80% expressed dissatisfaction with existing healthy snack options due to taste.</w:t>
      </w:r>
    </w:p>
    <w:p w14:paraId="107C3C94" w14:textId="77777777" w:rsidR="0014679D" w:rsidRPr="0014679D" w:rsidRDefault="0014679D" w:rsidP="0014679D">
      <w:pPr>
        <w:rPr>
          <w:b/>
          <w:bCs/>
        </w:rPr>
      </w:pPr>
      <w:r w:rsidRPr="0014679D">
        <w:rPr>
          <w:b/>
          <w:bCs/>
        </w:rPr>
        <w:t>(b) Competitive Analysis</w:t>
      </w:r>
    </w:p>
    <w:p w14:paraId="092CA1B5" w14:textId="77777777" w:rsidR="0014679D" w:rsidRPr="00515296" w:rsidRDefault="0014679D" w:rsidP="0014679D">
      <w:pPr>
        <w:rPr>
          <w:u w:val="single"/>
        </w:rPr>
      </w:pPr>
      <w:r w:rsidRPr="00515296">
        <w:rPr>
          <w:b/>
          <w:bCs/>
          <w:u w:val="single"/>
        </w:rPr>
        <w:t>SWOT Analysis:</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4959"/>
        <w:gridCol w:w="5841"/>
      </w:tblGrid>
      <w:tr w:rsidR="0014679D" w:rsidRPr="0014679D" w14:paraId="2196CE96" w14:textId="77777777" w:rsidTr="003F7945">
        <w:trPr>
          <w:tblHeader/>
          <w:tblCellSpacing w:w="15" w:type="dxa"/>
          <w:jc w:val="center"/>
        </w:trPr>
        <w:tc>
          <w:tcPr>
            <w:tcW w:w="4914"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044491D" w14:textId="77777777" w:rsidR="0014679D" w:rsidRPr="0014679D" w:rsidRDefault="0014679D" w:rsidP="003F7945">
            <w:pPr>
              <w:jc w:val="center"/>
              <w:rPr>
                <w:b/>
                <w:bCs/>
              </w:rPr>
            </w:pPr>
            <w:r w:rsidRPr="0014679D">
              <w:rPr>
                <w:b/>
                <w:bCs/>
              </w:rPr>
              <w:t>Strengths</w:t>
            </w:r>
          </w:p>
        </w:tc>
        <w:tc>
          <w:tcPr>
            <w:tcW w:w="5796"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6B5A565" w14:textId="77777777" w:rsidR="0014679D" w:rsidRPr="0014679D" w:rsidRDefault="0014679D" w:rsidP="003F7945">
            <w:pPr>
              <w:jc w:val="center"/>
              <w:rPr>
                <w:b/>
                <w:bCs/>
              </w:rPr>
            </w:pPr>
            <w:r w:rsidRPr="0014679D">
              <w:rPr>
                <w:b/>
                <w:bCs/>
              </w:rPr>
              <w:t>Weaknesses</w:t>
            </w:r>
          </w:p>
        </w:tc>
      </w:tr>
      <w:tr w:rsidR="0014679D" w:rsidRPr="0014679D" w14:paraId="3CACBB84" w14:textId="77777777" w:rsidTr="003F7945">
        <w:trPr>
          <w:tblCellSpacing w:w="15" w:type="dxa"/>
          <w:jc w:val="center"/>
        </w:trPr>
        <w:tc>
          <w:tcPr>
            <w:tcW w:w="4914"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180217E" w14:textId="77777777" w:rsidR="0014679D" w:rsidRPr="0014679D" w:rsidRDefault="0014679D" w:rsidP="003F7945">
            <w:pPr>
              <w:jc w:val="center"/>
            </w:pPr>
            <w:r w:rsidRPr="0014679D">
              <w:t>Unique product offerings</w:t>
            </w:r>
          </w:p>
        </w:tc>
        <w:tc>
          <w:tcPr>
            <w:tcW w:w="5796"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B919FD0" w14:textId="77777777" w:rsidR="0014679D" w:rsidRPr="0014679D" w:rsidRDefault="0014679D" w:rsidP="003F7945">
            <w:pPr>
              <w:jc w:val="center"/>
            </w:pPr>
            <w:r w:rsidRPr="0014679D">
              <w:t>New entrant with limited brand recognition</w:t>
            </w:r>
          </w:p>
        </w:tc>
      </w:tr>
      <w:tr w:rsidR="0014679D" w:rsidRPr="0014679D" w14:paraId="4BBCBABC" w14:textId="77777777" w:rsidTr="003F7945">
        <w:trPr>
          <w:tblCellSpacing w:w="15" w:type="dxa"/>
          <w:jc w:val="center"/>
        </w:trPr>
        <w:tc>
          <w:tcPr>
            <w:tcW w:w="4914"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9A27F55" w14:textId="77777777" w:rsidR="0014679D" w:rsidRPr="0014679D" w:rsidRDefault="0014679D" w:rsidP="003F7945">
            <w:pPr>
              <w:jc w:val="center"/>
            </w:pPr>
            <w:r w:rsidRPr="0014679D">
              <w:t>Focus on healthy ingredients</w:t>
            </w:r>
          </w:p>
        </w:tc>
        <w:tc>
          <w:tcPr>
            <w:tcW w:w="5796" w:type="dxa"/>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9FBCB8C" w14:textId="77777777" w:rsidR="0014679D" w:rsidRPr="0014679D" w:rsidRDefault="0014679D" w:rsidP="003F7945">
            <w:pPr>
              <w:jc w:val="center"/>
            </w:pPr>
            <w:r w:rsidRPr="0014679D">
              <w:t>High competition from established brands</w:t>
            </w:r>
          </w:p>
        </w:tc>
      </w:tr>
      <w:tr w:rsidR="0014679D" w:rsidRPr="0014679D" w14:paraId="7B182FBC" w14:textId="77777777" w:rsidTr="003F7945">
        <w:trPr>
          <w:tblCellSpacing w:w="15" w:type="dxa"/>
          <w:jc w:val="center"/>
        </w:trPr>
        <w:tc>
          <w:tcPr>
            <w:tcW w:w="4914" w:type="dxa"/>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2254A853" w14:textId="77777777" w:rsidR="0014679D" w:rsidRPr="0014679D" w:rsidRDefault="0014679D" w:rsidP="003F7945">
            <w:pPr>
              <w:jc w:val="center"/>
            </w:pPr>
            <w:r w:rsidRPr="0014679D">
              <w:t>Natural and organic certifications</w:t>
            </w:r>
          </w:p>
        </w:tc>
        <w:tc>
          <w:tcPr>
            <w:tcW w:w="5796" w:type="dxa"/>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24CA2C74" w14:textId="77777777" w:rsidR="0014679D" w:rsidRPr="0014679D" w:rsidRDefault="0014679D" w:rsidP="003F7945">
            <w:pPr>
              <w:jc w:val="center"/>
            </w:pPr>
            <w:r w:rsidRPr="0014679D">
              <w:t>Limited distribution channels</w:t>
            </w:r>
          </w:p>
        </w:tc>
      </w:tr>
    </w:tbl>
    <w:p w14:paraId="69EC3814" w14:textId="77777777" w:rsidR="0014679D" w:rsidRPr="0014679D" w:rsidRDefault="0014679D" w:rsidP="003F7945">
      <w:pPr>
        <w:jc w:val="center"/>
        <w:rPr>
          <w:vanish/>
        </w:rPr>
      </w:pP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4985"/>
        <w:gridCol w:w="5815"/>
      </w:tblGrid>
      <w:tr w:rsidR="0014679D" w:rsidRPr="0014679D" w14:paraId="09637508" w14:textId="77777777" w:rsidTr="003F7945">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6304FFA" w14:textId="77777777" w:rsidR="0014679D" w:rsidRPr="0014679D" w:rsidRDefault="0014679D" w:rsidP="003F7945">
            <w:pPr>
              <w:jc w:val="center"/>
              <w:rPr>
                <w:b/>
                <w:bCs/>
              </w:rPr>
            </w:pPr>
            <w:r w:rsidRPr="0014679D">
              <w:rPr>
                <w:b/>
                <w:bCs/>
              </w:rPr>
              <w:t>Opportunities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678F533" w14:textId="77777777" w:rsidR="0014679D" w:rsidRPr="0014679D" w:rsidRDefault="0014679D" w:rsidP="003F7945">
            <w:pPr>
              <w:jc w:val="center"/>
              <w:rPr>
                <w:b/>
                <w:bCs/>
              </w:rPr>
            </w:pPr>
            <w:r w:rsidRPr="0014679D">
              <w:rPr>
                <w:b/>
                <w:bCs/>
              </w:rPr>
              <w:t>Threats</w:t>
            </w:r>
          </w:p>
        </w:tc>
      </w:tr>
      <w:tr w:rsidR="0014679D" w:rsidRPr="0014679D" w14:paraId="5BF6EC74" w14:textId="77777777" w:rsidTr="003F7945">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78D5CAB" w14:textId="77777777" w:rsidR="0014679D" w:rsidRPr="0014679D" w:rsidRDefault="0014679D" w:rsidP="003F7945">
            <w:pPr>
              <w:jc w:val="center"/>
            </w:pPr>
            <w:r w:rsidRPr="0014679D">
              <w:t>Growing health-conscious consumer base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528DEC5" w14:textId="77777777" w:rsidR="0014679D" w:rsidRPr="0014679D" w:rsidRDefault="0014679D" w:rsidP="003F7945">
            <w:pPr>
              <w:jc w:val="center"/>
            </w:pPr>
            <w:r w:rsidRPr="0014679D">
              <w:t>Aggressive pricing strategies by competitors</w:t>
            </w:r>
          </w:p>
        </w:tc>
      </w:tr>
      <w:tr w:rsidR="0014679D" w:rsidRPr="0014679D" w14:paraId="28AD431D" w14:textId="77777777" w:rsidTr="003F7945">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2ADA0385" w14:textId="77777777" w:rsidR="0014679D" w:rsidRPr="0014679D" w:rsidRDefault="0014679D" w:rsidP="003F7945">
            <w:pPr>
              <w:jc w:val="center"/>
            </w:pPr>
            <w:r w:rsidRPr="0014679D">
              <w:t>Expansion into online retail</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08C5D5F1" w14:textId="77777777" w:rsidR="0014679D" w:rsidRPr="0014679D" w:rsidRDefault="0014679D" w:rsidP="003F7945">
            <w:pPr>
              <w:jc w:val="center"/>
            </w:pPr>
            <w:r w:rsidRPr="0014679D">
              <w:t>Economic downturn affecting consumer spending</w:t>
            </w:r>
          </w:p>
        </w:tc>
      </w:tr>
    </w:tbl>
    <w:p w14:paraId="19F46ABB" w14:textId="77777777" w:rsidR="0014679D" w:rsidRPr="00515296" w:rsidRDefault="0014679D" w:rsidP="0014679D">
      <w:pPr>
        <w:rPr>
          <w:u w:val="single"/>
        </w:rPr>
      </w:pPr>
      <w:r w:rsidRPr="00515296">
        <w:rPr>
          <w:b/>
          <w:bCs/>
          <w:u w:val="single"/>
        </w:rPr>
        <w:t>PESTEL Analysis:</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1653"/>
        <w:gridCol w:w="1592"/>
        <w:gridCol w:w="1941"/>
        <w:gridCol w:w="1885"/>
        <w:gridCol w:w="1989"/>
        <w:gridCol w:w="1740"/>
      </w:tblGrid>
      <w:tr w:rsidR="0014679D" w:rsidRPr="0014679D" w14:paraId="18AADCAE" w14:textId="77777777" w:rsidTr="0014679D">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0AF4E71" w14:textId="77777777" w:rsidR="0014679D" w:rsidRPr="0014679D" w:rsidRDefault="0014679D" w:rsidP="0014679D">
            <w:pPr>
              <w:rPr>
                <w:b/>
                <w:bCs/>
              </w:rPr>
            </w:pPr>
            <w:r w:rsidRPr="0014679D">
              <w:rPr>
                <w:b/>
                <w:bCs/>
              </w:rPr>
              <w:t>Political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0611BF7" w14:textId="77777777" w:rsidR="0014679D" w:rsidRPr="0014679D" w:rsidRDefault="0014679D" w:rsidP="0014679D">
            <w:pPr>
              <w:rPr>
                <w:b/>
                <w:bCs/>
              </w:rPr>
            </w:pPr>
            <w:r w:rsidRPr="0014679D">
              <w:rPr>
                <w:b/>
                <w:bCs/>
              </w:rPr>
              <w:t>Economic</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87AC78B" w14:textId="77777777" w:rsidR="0014679D" w:rsidRPr="0014679D" w:rsidRDefault="0014679D" w:rsidP="0014679D">
            <w:pPr>
              <w:rPr>
                <w:b/>
                <w:bCs/>
              </w:rPr>
            </w:pPr>
            <w:r w:rsidRPr="0014679D">
              <w:rPr>
                <w:b/>
                <w:bCs/>
              </w:rPr>
              <w:t>Social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946003A" w14:textId="77777777" w:rsidR="0014679D" w:rsidRPr="0014679D" w:rsidRDefault="0014679D" w:rsidP="0014679D">
            <w:pPr>
              <w:rPr>
                <w:b/>
                <w:bCs/>
              </w:rPr>
            </w:pPr>
            <w:r w:rsidRPr="0014679D">
              <w:rPr>
                <w:b/>
                <w:bCs/>
              </w:rPr>
              <w:t>Technological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D839E05" w14:textId="77777777" w:rsidR="0014679D" w:rsidRPr="0014679D" w:rsidRDefault="0014679D" w:rsidP="0014679D">
            <w:pPr>
              <w:rPr>
                <w:b/>
                <w:bCs/>
              </w:rPr>
            </w:pPr>
            <w:r w:rsidRPr="0014679D">
              <w:rPr>
                <w:b/>
                <w:bCs/>
              </w:rPr>
              <w:t>Environmental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D51DD7E" w14:textId="77777777" w:rsidR="0014679D" w:rsidRPr="0014679D" w:rsidRDefault="0014679D" w:rsidP="0014679D">
            <w:pPr>
              <w:rPr>
                <w:b/>
                <w:bCs/>
              </w:rPr>
            </w:pPr>
            <w:r w:rsidRPr="0014679D">
              <w:rPr>
                <w:b/>
                <w:bCs/>
              </w:rPr>
              <w:t>Legal</w:t>
            </w:r>
          </w:p>
        </w:tc>
      </w:tr>
      <w:tr w:rsidR="0014679D" w:rsidRPr="0014679D" w14:paraId="5240F945" w14:textId="77777777" w:rsidTr="0014679D">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6DE0B1A3" w14:textId="77777777" w:rsidR="0014679D" w:rsidRPr="0014679D" w:rsidRDefault="0014679D" w:rsidP="0014679D">
            <w:r w:rsidRPr="0014679D">
              <w:t xml:space="preserve">Supportive policies for </w:t>
            </w:r>
            <w:r w:rsidRPr="0014679D">
              <w:lastRenderedPageBreak/>
              <w:t>healthy eating</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600B9D6B" w14:textId="77777777" w:rsidR="0014679D" w:rsidRPr="0014679D" w:rsidRDefault="0014679D" w:rsidP="0014679D">
            <w:r w:rsidRPr="0014679D">
              <w:lastRenderedPageBreak/>
              <w:t>Rising disposable incomes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38A2FE98" w14:textId="77777777" w:rsidR="0014679D" w:rsidRPr="0014679D" w:rsidRDefault="0014679D" w:rsidP="0014679D">
            <w:r w:rsidRPr="0014679D">
              <w:t>Increased health consciousness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600DD633" w14:textId="77777777" w:rsidR="0014679D" w:rsidRPr="0014679D" w:rsidRDefault="0014679D" w:rsidP="0014679D">
            <w:r w:rsidRPr="0014679D">
              <w:t>Growth in e-commerce</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0DDF3939" w14:textId="77777777" w:rsidR="0014679D" w:rsidRPr="0014679D" w:rsidRDefault="0014679D" w:rsidP="0014679D">
            <w:r w:rsidRPr="0014679D">
              <w:t>Sustainability trends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47A2F940" w14:textId="77777777" w:rsidR="0014679D" w:rsidRPr="0014679D" w:rsidRDefault="0014679D" w:rsidP="0014679D">
            <w:r w:rsidRPr="0014679D">
              <w:t xml:space="preserve">Compliance with food </w:t>
            </w:r>
            <w:r w:rsidRPr="0014679D">
              <w:lastRenderedPageBreak/>
              <w:t>safety standards</w:t>
            </w:r>
          </w:p>
        </w:tc>
      </w:tr>
    </w:tbl>
    <w:p w14:paraId="21A7B0EC" w14:textId="5BC1C737" w:rsidR="0014679D" w:rsidRPr="0014679D" w:rsidRDefault="0014679D" w:rsidP="0014679D">
      <w:r w:rsidRPr="0014679D">
        <w:rPr>
          <w:b/>
          <w:bCs/>
        </w:rPr>
        <w:lastRenderedPageBreak/>
        <w:t>Porter</w:t>
      </w:r>
      <w:r w:rsidR="00E46FFB">
        <w:rPr>
          <w:b/>
          <w:bCs/>
        </w:rPr>
        <w:t>’</w:t>
      </w:r>
      <w:r w:rsidRPr="0014679D">
        <w:rPr>
          <w:b/>
          <w:bCs/>
        </w:rPr>
        <w:t>s Five Forces:</w:t>
      </w:r>
    </w:p>
    <w:p w14:paraId="393B13F1" w14:textId="77777777" w:rsidR="0014679D" w:rsidRPr="0014679D" w:rsidRDefault="0014679D" w:rsidP="0014679D">
      <w:pPr>
        <w:numPr>
          <w:ilvl w:val="0"/>
          <w:numId w:val="3"/>
        </w:numPr>
      </w:pPr>
      <w:r w:rsidRPr="0014679D">
        <w:rPr>
          <w:b/>
          <w:bCs/>
        </w:rPr>
        <w:t>Threat of New Entrants:</w:t>
      </w:r>
      <w:r w:rsidRPr="0014679D">
        <w:t> Moderate</w:t>
      </w:r>
    </w:p>
    <w:p w14:paraId="2A78E5F6" w14:textId="77777777" w:rsidR="0014679D" w:rsidRPr="0014679D" w:rsidRDefault="0014679D" w:rsidP="0014679D">
      <w:pPr>
        <w:numPr>
          <w:ilvl w:val="0"/>
          <w:numId w:val="3"/>
        </w:numPr>
      </w:pPr>
      <w:r w:rsidRPr="0014679D">
        <w:rPr>
          <w:b/>
          <w:bCs/>
        </w:rPr>
        <w:t>Bargaining Power of Suppliers:</w:t>
      </w:r>
      <w:r w:rsidRPr="0014679D">
        <w:t> Low</w:t>
      </w:r>
    </w:p>
    <w:p w14:paraId="7B1AC6EF" w14:textId="77777777" w:rsidR="0014679D" w:rsidRPr="0014679D" w:rsidRDefault="0014679D" w:rsidP="0014679D">
      <w:pPr>
        <w:numPr>
          <w:ilvl w:val="0"/>
          <w:numId w:val="3"/>
        </w:numPr>
      </w:pPr>
      <w:r w:rsidRPr="0014679D">
        <w:rPr>
          <w:b/>
          <w:bCs/>
        </w:rPr>
        <w:t>Bargaining Power of Buyers:</w:t>
      </w:r>
      <w:r w:rsidRPr="0014679D">
        <w:t> High</w:t>
      </w:r>
    </w:p>
    <w:p w14:paraId="4D4EC459" w14:textId="77777777" w:rsidR="0014679D" w:rsidRPr="0014679D" w:rsidRDefault="0014679D" w:rsidP="0014679D">
      <w:pPr>
        <w:numPr>
          <w:ilvl w:val="0"/>
          <w:numId w:val="3"/>
        </w:numPr>
      </w:pPr>
      <w:r w:rsidRPr="0014679D">
        <w:rPr>
          <w:b/>
          <w:bCs/>
        </w:rPr>
        <w:t>Threat of Substitute Products:</w:t>
      </w:r>
      <w:r w:rsidRPr="0014679D">
        <w:t> High</w:t>
      </w:r>
    </w:p>
    <w:p w14:paraId="61CF582E" w14:textId="77777777" w:rsidR="0014679D" w:rsidRPr="0014679D" w:rsidRDefault="0014679D" w:rsidP="0014679D">
      <w:pPr>
        <w:numPr>
          <w:ilvl w:val="0"/>
          <w:numId w:val="3"/>
        </w:numPr>
      </w:pPr>
      <w:r w:rsidRPr="0014679D">
        <w:rPr>
          <w:b/>
          <w:bCs/>
        </w:rPr>
        <w:t>Industry Rivalry:</w:t>
      </w:r>
      <w:r w:rsidRPr="0014679D">
        <w:t> Very High</w:t>
      </w:r>
    </w:p>
    <w:p w14:paraId="6A76D259" w14:textId="199C4F66" w:rsidR="0014679D" w:rsidRPr="0014679D" w:rsidRDefault="0014679D" w:rsidP="0014679D">
      <w:pPr>
        <w:rPr>
          <w:b/>
          <w:bCs/>
        </w:rPr>
      </w:pPr>
      <w:r w:rsidRPr="00515296">
        <w:rPr>
          <w:b/>
          <w:bCs/>
          <w:u w:val="single"/>
        </w:rPr>
        <w:t>Define the Target Audience</w:t>
      </w:r>
    </w:p>
    <w:p w14:paraId="6B7080EA" w14:textId="77777777" w:rsidR="0014679D" w:rsidRPr="0014679D" w:rsidRDefault="0014679D" w:rsidP="0014679D">
      <w:r w:rsidRPr="0014679D">
        <w:rPr>
          <w:b/>
          <w:bCs/>
        </w:rPr>
        <w:t>Demographic Segmentation:</w:t>
      </w:r>
    </w:p>
    <w:p w14:paraId="560E7004" w14:textId="77777777" w:rsidR="0014679D" w:rsidRPr="0014679D" w:rsidRDefault="0014679D" w:rsidP="0014679D">
      <w:pPr>
        <w:numPr>
          <w:ilvl w:val="0"/>
          <w:numId w:val="4"/>
        </w:numPr>
      </w:pPr>
      <w:r w:rsidRPr="0014679D">
        <w:t>Age: 18-45 years</w:t>
      </w:r>
    </w:p>
    <w:p w14:paraId="02EC2F96" w14:textId="77777777" w:rsidR="0014679D" w:rsidRPr="0014679D" w:rsidRDefault="0014679D" w:rsidP="0014679D">
      <w:pPr>
        <w:numPr>
          <w:ilvl w:val="0"/>
          <w:numId w:val="4"/>
        </w:numPr>
      </w:pPr>
      <w:r w:rsidRPr="0014679D">
        <w:t>Income: Middle to upper-middle class</w:t>
      </w:r>
    </w:p>
    <w:p w14:paraId="39EA30B6" w14:textId="77777777" w:rsidR="0014679D" w:rsidRPr="0014679D" w:rsidRDefault="0014679D" w:rsidP="0014679D">
      <w:pPr>
        <w:numPr>
          <w:ilvl w:val="0"/>
          <w:numId w:val="4"/>
        </w:numPr>
      </w:pPr>
      <w:r w:rsidRPr="0014679D">
        <w:t>Geography: Urban areas with health and wellness trends</w:t>
      </w:r>
    </w:p>
    <w:p w14:paraId="685B77D4" w14:textId="77777777" w:rsidR="0014679D" w:rsidRPr="0014679D" w:rsidRDefault="0014679D" w:rsidP="0014679D">
      <w:r w:rsidRPr="0014679D">
        <w:rPr>
          <w:b/>
          <w:bCs/>
        </w:rPr>
        <w:t>Psychographic Segmentation:</w:t>
      </w:r>
    </w:p>
    <w:p w14:paraId="1810FC53" w14:textId="77777777" w:rsidR="0014679D" w:rsidRPr="0014679D" w:rsidRDefault="0014679D" w:rsidP="0014679D">
      <w:pPr>
        <w:numPr>
          <w:ilvl w:val="0"/>
          <w:numId w:val="5"/>
        </w:numPr>
      </w:pPr>
      <w:r w:rsidRPr="0014679D">
        <w:t>Health-conscious consumers who prioritize nutrition</w:t>
      </w:r>
    </w:p>
    <w:p w14:paraId="5EACBCBD" w14:textId="77777777" w:rsidR="0014679D" w:rsidRPr="0014679D" w:rsidRDefault="0014679D" w:rsidP="0014679D">
      <w:pPr>
        <w:numPr>
          <w:ilvl w:val="0"/>
          <w:numId w:val="5"/>
        </w:numPr>
      </w:pPr>
      <w:r w:rsidRPr="0014679D">
        <w:t>Trend-seekers looking for innovative snack options</w:t>
      </w:r>
    </w:p>
    <w:p w14:paraId="23D18E88" w14:textId="77777777" w:rsidR="0014679D" w:rsidRPr="0014679D" w:rsidRDefault="0014679D" w:rsidP="0014679D">
      <w:r w:rsidRPr="0014679D">
        <w:rPr>
          <w:b/>
          <w:bCs/>
        </w:rPr>
        <w:t>Behavioral Segmentation:</w:t>
      </w:r>
    </w:p>
    <w:p w14:paraId="3955B227" w14:textId="77777777" w:rsidR="0014679D" w:rsidRPr="0014679D" w:rsidRDefault="0014679D" w:rsidP="0014679D">
      <w:pPr>
        <w:numPr>
          <w:ilvl w:val="0"/>
          <w:numId w:val="6"/>
        </w:numPr>
      </w:pPr>
      <w:r w:rsidRPr="0014679D">
        <w:t>Snack consumers who prefer organic and natural ingredients</w:t>
      </w:r>
    </w:p>
    <w:p w14:paraId="27A0453B" w14:textId="77777777" w:rsidR="0014679D" w:rsidRPr="0014679D" w:rsidRDefault="0014679D" w:rsidP="0014679D">
      <w:pPr>
        <w:numPr>
          <w:ilvl w:val="0"/>
          <w:numId w:val="6"/>
        </w:numPr>
      </w:pPr>
      <w:r w:rsidRPr="0014679D">
        <w:t>Individuals engaged in fitness activities</w:t>
      </w:r>
    </w:p>
    <w:p w14:paraId="4A8CB1B7" w14:textId="77777777" w:rsidR="0014679D" w:rsidRPr="0014679D" w:rsidRDefault="0014679D" w:rsidP="0014679D">
      <w:pPr>
        <w:rPr>
          <w:b/>
          <w:bCs/>
        </w:rPr>
      </w:pPr>
      <w:r w:rsidRPr="0014679D">
        <w:rPr>
          <w:b/>
          <w:bCs/>
        </w:rPr>
        <w:t>2.2 Product/Service Concept Development</w:t>
      </w:r>
    </w:p>
    <w:p w14:paraId="128A85B0" w14:textId="77777777" w:rsidR="0014679D" w:rsidRPr="0014679D" w:rsidRDefault="0014679D" w:rsidP="0014679D">
      <w:pPr>
        <w:rPr>
          <w:b/>
          <w:bCs/>
        </w:rPr>
      </w:pPr>
      <w:r w:rsidRPr="0014679D">
        <w:rPr>
          <w:b/>
          <w:bCs/>
        </w:rPr>
        <w:t>(a) Value Proposition &amp; Unique Selling Proposition (USP)</w:t>
      </w:r>
    </w:p>
    <w:p w14:paraId="673759FF" w14:textId="0665C127" w:rsidR="0014679D" w:rsidRPr="0014679D" w:rsidRDefault="0014679D" w:rsidP="0014679D">
      <w:r w:rsidRPr="0014679D">
        <w:rPr>
          <w:b/>
          <w:bCs/>
        </w:rPr>
        <w:t>Value Proposition:</w:t>
      </w:r>
      <w:r w:rsidRPr="0014679D">
        <w:t> </w:t>
      </w:r>
      <w:r w:rsidR="00CF26A5">
        <w:t>Chakh na</w:t>
      </w:r>
      <w:r w:rsidRPr="0014679D">
        <w:t xml:space="preserve"> provides healthy, flavorful snacks that cater to the growing demand for nutritious eating without sacrificing taste.</w:t>
      </w:r>
    </w:p>
    <w:p w14:paraId="51847A28" w14:textId="1B2B46C8" w:rsidR="0014679D" w:rsidRPr="0014679D" w:rsidRDefault="0014679D" w:rsidP="0014679D">
      <w:r w:rsidRPr="0014679D">
        <w:rPr>
          <w:b/>
          <w:bCs/>
        </w:rPr>
        <w:t>USP:</w:t>
      </w:r>
      <w:r w:rsidRPr="0014679D">
        <w:t> </w:t>
      </w:r>
      <w:r w:rsidR="00E46FFB">
        <w:t>“</w:t>
      </w:r>
      <w:r w:rsidRPr="0014679D">
        <w:t>Deliciously Healthy Snacks for Every Occasion</w:t>
      </w:r>
      <w:r w:rsidR="00E46FFB">
        <w:t>”</w:t>
      </w:r>
    </w:p>
    <w:p w14:paraId="624F274C" w14:textId="77777777" w:rsidR="0014679D" w:rsidRPr="0014679D" w:rsidRDefault="0014679D" w:rsidP="0014679D">
      <w:pPr>
        <w:rPr>
          <w:b/>
          <w:bCs/>
        </w:rPr>
      </w:pPr>
      <w:r w:rsidRPr="0014679D">
        <w:rPr>
          <w:b/>
          <w:bCs/>
        </w:rPr>
        <w:t>(b) Brand Personality Traits and Positioning Statement</w:t>
      </w:r>
    </w:p>
    <w:p w14:paraId="11A3757D" w14:textId="77777777" w:rsidR="0014679D" w:rsidRPr="0014679D" w:rsidRDefault="0014679D" w:rsidP="0014679D">
      <w:r w:rsidRPr="0014679D">
        <w:rPr>
          <w:b/>
          <w:bCs/>
        </w:rPr>
        <w:t>Brand Personality Traits:</w:t>
      </w:r>
      <w:r w:rsidRPr="0014679D">
        <w:t> Health-conscious, innovative, vibrant, and approachable.</w:t>
      </w:r>
    </w:p>
    <w:p w14:paraId="46DEFEF2" w14:textId="55197CCB" w:rsidR="0014679D" w:rsidRPr="0014679D" w:rsidRDefault="0014679D" w:rsidP="0014679D">
      <w:r w:rsidRPr="0014679D">
        <w:rPr>
          <w:b/>
          <w:bCs/>
        </w:rPr>
        <w:lastRenderedPageBreak/>
        <w:t>Positioning Statement:</w:t>
      </w:r>
      <w:r w:rsidRPr="0014679D">
        <w:t> </w:t>
      </w:r>
      <w:r w:rsidR="00E46FFB">
        <w:t>“</w:t>
      </w:r>
      <w:r w:rsidR="00CF26A5">
        <w:t>Chakh na</w:t>
      </w:r>
      <w:r w:rsidRPr="0014679D">
        <w:t xml:space="preserve"> is the go-to brand for health-conscious snackers who crave delicious, guilt-free indulgence.</w:t>
      </w:r>
      <w:r w:rsidR="00E46FFB">
        <w:t>”</w:t>
      </w:r>
    </w:p>
    <w:p w14:paraId="73E76F24" w14:textId="203EDAF1" w:rsidR="0014679D" w:rsidRPr="00515296" w:rsidRDefault="0014679D" w:rsidP="0014679D">
      <w:pPr>
        <w:rPr>
          <w:b/>
          <w:bCs/>
          <w:u w:val="single"/>
        </w:rPr>
      </w:pPr>
      <w:r w:rsidRPr="00515296">
        <w:rPr>
          <w:b/>
          <w:bCs/>
          <w:u w:val="single"/>
        </w:rPr>
        <w:t>Product Features, Pricing Strategy, and Packaging Design</w:t>
      </w:r>
    </w:p>
    <w:tbl>
      <w:tblPr>
        <w:tblW w:w="10800" w:type="dxa"/>
        <w:tblCellSpacing w:w="15" w:type="dxa"/>
        <w:tblInd w:w="-89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1712"/>
        <w:gridCol w:w="3152"/>
        <w:gridCol w:w="2229"/>
        <w:gridCol w:w="3707"/>
      </w:tblGrid>
      <w:tr w:rsidR="0014679D" w:rsidRPr="0014679D" w14:paraId="695364DD" w14:textId="77777777" w:rsidTr="0014679D">
        <w:trPr>
          <w:tblHeade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09FA121" w14:textId="77777777" w:rsidR="0014679D" w:rsidRPr="0014679D" w:rsidRDefault="0014679D" w:rsidP="0014679D">
            <w:pPr>
              <w:rPr>
                <w:b/>
                <w:bCs/>
              </w:rPr>
            </w:pPr>
            <w:r w:rsidRPr="0014679D">
              <w:rPr>
                <w:b/>
                <w:bCs/>
              </w:rPr>
              <w:t>Product</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6F53BF0" w14:textId="77777777" w:rsidR="0014679D" w:rsidRPr="0014679D" w:rsidRDefault="0014679D" w:rsidP="0014679D">
            <w:pPr>
              <w:rPr>
                <w:b/>
                <w:bCs/>
              </w:rPr>
            </w:pPr>
            <w:r w:rsidRPr="0014679D">
              <w:rPr>
                <w:b/>
                <w:bCs/>
              </w:rPr>
              <w:t>Features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90954EF" w14:textId="235E02B8" w:rsidR="0014679D" w:rsidRPr="0014679D" w:rsidRDefault="0014679D" w:rsidP="0014679D">
            <w:pPr>
              <w:rPr>
                <w:b/>
                <w:bCs/>
              </w:rPr>
            </w:pPr>
            <w:r w:rsidRPr="0014679D">
              <w:rPr>
                <w:b/>
                <w:bCs/>
              </w:rPr>
              <w:t xml:space="preserve">Price </w:t>
            </w:r>
            <w:r w:rsidR="00515296">
              <w:rPr>
                <w:b/>
                <w:bCs/>
              </w:rPr>
              <w:t xml:space="preserve">per Gram </w:t>
            </w:r>
            <w:r w:rsidRPr="0014679D">
              <w:rPr>
                <w:b/>
                <w:bCs/>
              </w:rPr>
              <w:t>(Retail)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60C1A23" w14:textId="77777777" w:rsidR="0014679D" w:rsidRPr="0014679D" w:rsidRDefault="0014679D" w:rsidP="0014679D">
            <w:pPr>
              <w:rPr>
                <w:b/>
                <w:bCs/>
              </w:rPr>
            </w:pPr>
            <w:r w:rsidRPr="0014679D">
              <w:rPr>
                <w:b/>
                <w:bCs/>
              </w:rPr>
              <w:t>Packaging Design</w:t>
            </w:r>
          </w:p>
        </w:tc>
      </w:tr>
      <w:tr w:rsidR="0014679D" w:rsidRPr="0014679D" w14:paraId="330A0C87" w14:textId="77777777" w:rsidTr="0014679D">
        <w:trP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F515C4F" w14:textId="77777777" w:rsidR="0014679D" w:rsidRPr="0014679D" w:rsidRDefault="0014679D" w:rsidP="0014679D">
            <w:r w:rsidRPr="0014679D">
              <w:t>Amla Candy</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F4F1D5D" w14:textId="77777777" w:rsidR="0014679D" w:rsidRPr="0014679D" w:rsidRDefault="0014679D" w:rsidP="0014679D">
            <w:r w:rsidRPr="0014679D">
              <w:t>Rich in Vitamin C, low sugar</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9264A63" w14:textId="68682923" w:rsidR="0014679D" w:rsidRPr="0014679D" w:rsidRDefault="00515296" w:rsidP="0014679D">
            <w:r>
              <w:t>Rs. 99-129</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D006406" w14:textId="77777777" w:rsidR="0014679D" w:rsidRPr="0014679D" w:rsidRDefault="0014679D" w:rsidP="0014679D">
            <w:r w:rsidRPr="0014679D">
              <w:t>Eco-friendly pouch with vibrant graphics</w:t>
            </w:r>
          </w:p>
        </w:tc>
      </w:tr>
      <w:tr w:rsidR="0014679D" w:rsidRPr="0014679D" w14:paraId="1CD806FE" w14:textId="77777777" w:rsidTr="0014679D">
        <w:trP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38F626C" w14:textId="77777777" w:rsidR="0014679D" w:rsidRPr="0014679D" w:rsidRDefault="0014679D" w:rsidP="0014679D">
            <w:r w:rsidRPr="0014679D">
              <w:t>Coconut Barfi</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EBF98BC" w14:textId="77777777" w:rsidR="0014679D" w:rsidRPr="0014679D" w:rsidRDefault="0014679D" w:rsidP="0014679D">
            <w:r w:rsidRPr="0014679D">
              <w:t>Gluten-free, organic ingredients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753336C" w14:textId="7EFF0724" w:rsidR="0014679D" w:rsidRPr="0014679D" w:rsidRDefault="00515296" w:rsidP="0014679D">
            <w:r>
              <w:t>Rs. 119 -149</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DE888E1" w14:textId="77777777" w:rsidR="0014679D" w:rsidRPr="0014679D" w:rsidRDefault="0014679D" w:rsidP="0014679D">
            <w:r w:rsidRPr="0014679D">
              <w:t>Biodegradable box with clear window</w:t>
            </w:r>
          </w:p>
        </w:tc>
      </w:tr>
      <w:tr w:rsidR="0014679D" w:rsidRPr="0014679D" w14:paraId="02AF7B47" w14:textId="77777777" w:rsidTr="0014679D">
        <w:trP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690FD4A" w14:textId="77777777" w:rsidR="0014679D" w:rsidRPr="0014679D" w:rsidRDefault="0014679D" w:rsidP="0014679D">
            <w:r w:rsidRPr="0014679D">
              <w:t>Makhana</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351D082" w14:textId="77777777" w:rsidR="0014679D" w:rsidRPr="0014679D" w:rsidRDefault="0014679D" w:rsidP="0014679D">
            <w:r w:rsidRPr="0014679D">
              <w:t>High in protein, no preservatives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4B8CFCA" w14:textId="2284CEA9" w:rsidR="0014679D" w:rsidRPr="0014679D" w:rsidRDefault="00515296" w:rsidP="0014679D">
            <w:r>
              <w:t>Rs. 89-119</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1083394" w14:textId="77777777" w:rsidR="0014679D" w:rsidRPr="0014679D" w:rsidRDefault="0014679D" w:rsidP="0014679D">
            <w:r w:rsidRPr="0014679D">
              <w:t>Reusable jar with a modern design</w:t>
            </w:r>
          </w:p>
        </w:tc>
      </w:tr>
      <w:tr w:rsidR="0014679D" w:rsidRPr="0014679D" w14:paraId="56585D12" w14:textId="77777777" w:rsidTr="0014679D">
        <w:trP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1190359" w14:textId="77777777" w:rsidR="0014679D" w:rsidRPr="0014679D" w:rsidRDefault="0014679D" w:rsidP="0014679D">
            <w:r w:rsidRPr="0014679D">
              <w:t>Sundal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7A23BC8" w14:textId="77777777" w:rsidR="0014679D" w:rsidRPr="0014679D" w:rsidRDefault="0014679D" w:rsidP="0014679D">
            <w:r w:rsidRPr="0014679D">
              <w:t>Packed with fiber, nutritious spices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5DC5F52" w14:textId="18C1F1B5" w:rsidR="0014679D" w:rsidRPr="0014679D" w:rsidRDefault="00515296" w:rsidP="0014679D">
            <w:r>
              <w:t>Rs. 99 -129</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2418356" w14:textId="77777777" w:rsidR="0014679D" w:rsidRPr="0014679D" w:rsidRDefault="0014679D" w:rsidP="0014679D">
            <w:r w:rsidRPr="0014679D">
              <w:t>Kraft paper pouch with minimalistic design</w:t>
            </w:r>
          </w:p>
        </w:tc>
      </w:tr>
      <w:tr w:rsidR="0014679D" w:rsidRPr="0014679D" w14:paraId="1CB76C97" w14:textId="77777777" w:rsidTr="0014679D">
        <w:trPr>
          <w:tblCellSpacing w:w="15" w:type="dxa"/>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6F76BDC" w14:textId="77777777" w:rsidR="0014679D" w:rsidRPr="0014679D" w:rsidRDefault="0014679D" w:rsidP="0014679D">
            <w:r w:rsidRPr="0014679D">
              <w:t>Thattai</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CF1951D" w14:textId="77777777" w:rsidR="0014679D" w:rsidRPr="0014679D" w:rsidRDefault="0014679D" w:rsidP="0014679D">
            <w:r w:rsidRPr="0014679D">
              <w:t>Traditional recipe, gluten-free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AF24A3C" w14:textId="63626985" w:rsidR="0014679D" w:rsidRPr="0014679D" w:rsidRDefault="00515296" w:rsidP="0014679D">
            <w:r>
              <w:t>Rs. 99 -129</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C16AB53" w14:textId="77777777" w:rsidR="0014679D" w:rsidRPr="0014679D" w:rsidRDefault="0014679D" w:rsidP="0014679D">
            <w:r w:rsidRPr="0014679D">
              <w:t>Attractive resealable bag</w:t>
            </w:r>
          </w:p>
        </w:tc>
      </w:tr>
      <w:tr w:rsidR="0014679D" w:rsidRPr="0014679D" w14:paraId="12133BAA" w14:textId="77777777" w:rsidTr="0014679D">
        <w:trPr>
          <w:tblCellSpacing w:w="15" w:type="dxa"/>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43CDA3BD" w14:textId="77777777" w:rsidR="0014679D" w:rsidRPr="0014679D" w:rsidRDefault="0014679D" w:rsidP="0014679D">
            <w:r w:rsidRPr="0014679D">
              <w:t>Gazzak</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430F5D0E" w14:textId="77777777" w:rsidR="0014679D" w:rsidRPr="0014679D" w:rsidRDefault="0014679D" w:rsidP="0014679D">
            <w:r w:rsidRPr="0014679D">
              <w:t>High in energy, all-natural</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3F71C24B" w14:textId="3F778CFA" w:rsidR="0014679D" w:rsidRPr="0014679D" w:rsidRDefault="00515296" w:rsidP="0014679D">
            <w:r>
              <w:t>Rs. 99-129</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0A3799C8" w14:textId="77777777" w:rsidR="0014679D" w:rsidRPr="0014679D" w:rsidRDefault="0014679D" w:rsidP="0014679D">
            <w:r w:rsidRPr="0014679D">
              <w:t>Brightly colored box</w:t>
            </w:r>
          </w:p>
        </w:tc>
      </w:tr>
    </w:tbl>
    <w:p w14:paraId="26E08C35" w14:textId="0F6FA227" w:rsidR="00515296" w:rsidRDefault="00515296" w:rsidP="0014679D">
      <w:pPr>
        <w:pBdr>
          <w:bottom w:val="single" w:sz="12" w:space="1" w:color="auto"/>
        </w:pBdr>
      </w:pPr>
    </w:p>
    <w:p w14:paraId="0E52988E" w14:textId="179C29F0" w:rsidR="0014679D" w:rsidRPr="00515296" w:rsidRDefault="0014679D" w:rsidP="00515296">
      <w:pPr>
        <w:jc w:val="center"/>
      </w:pPr>
      <w:r w:rsidRPr="0014679D">
        <w:rPr>
          <w:b/>
          <w:bCs/>
        </w:rPr>
        <w:t>3. Branding Strategy</w:t>
      </w:r>
    </w:p>
    <w:p w14:paraId="11B33277" w14:textId="77777777" w:rsidR="0014679D" w:rsidRPr="0014679D" w:rsidRDefault="0014679D" w:rsidP="0014679D">
      <w:pPr>
        <w:rPr>
          <w:b/>
          <w:bCs/>
        </w:rPr>
      </w:pPr>
      <w:r w:rsidRPr="0014679D">
        <w:rPr>
          <w:b/>
          <w:bCs/>
        </w:rPr>
        <w:t>3.1 Develop Brand Name, Logo, Tagline, and Visual Identity</w:t>
      </w:r>
    </w:p>
    <w:p w14:paraId="22A3BF85" w14:textId="29016868" w:rsidR="0014679D" w:rsidRPr="0014679D" w:rsidRDefault="0014679D" w:rsidP="0014679D">
      <w:pPr>
        <w:numPr>
          <w:ilvl w:val="0"/>
          <w:numId w:val="7"/>
        </w:numPr>
      </w:pPr>
      <w:r w:rsidRPr="0014679D">
        <w:rPr>
          <w:b/>
          <w:bCs/>
        </w:rPr>
        <w:t>Brand Name:</w:t>
      </w:r>
      <w:r w:rsidRPr="0014679D">
        <w:t> Chak</w:t>
      </w:r>
      <w:r w:rsidR="00191DDC">
        <w:t>h-N</w:t>
      </w:r>
      <w:r w:rsidRPr="0014679D">
        <w:t>a</w:t>
      </w:r>
    </w:p>
    <w:p w14:paraId="1A8D97DF" w14:textId="77777777" w:rsidR="008C6ACC" w:rsidRDefault="008C6ACC" w:rsidP="0014679D">
      <w:pPr>
        <w:numPr>
          <w:ilvl w:val="0"/>
          <w:numId w:val="7"/>
        </w:numPr>
      </w:pPr>
      <w:r>
        <w:rPr>
          <w:noProof/>
        </w:rPr>
        <w:lastRenderedPageBreak/>
        <w:drawing>
          <wp:anchor distT="0" distB="0" distL="114300" distR="114300" simplePos="0" relativeHeight="251675648" behindDoc="0" locked="0" layoutInCell="1" allowOverlap="1" wp14:anchorId="497D5E11" wp14:editId="79902893">
            <wp:simplePos x="0" y="0"/>
            <wp:positionH relativeFrom="column">
              <wp:posOffset>203200</wp:posOffset>
            </wp:positionH>
            <wp:positionV relativeFrom="paragraph">
              <wp:posOffset>248920</wp:posOffset>
            </wp:positionV>
            <wp:extent cx="4958715" cy="3494405"/>
            <wp:effectExtent l="0" t="0" r="0" b="0"/>
            <wp:wrapSquare wrapText="bothSides"/>
            <wp:docPr id="1364859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8715" cy="3494405"/>
                    </a:xfrm>
                    <a:prstGeom prst="rect">
                      <a:avLst/>
                    </a:prstGeom>
                    <a:noFill/>
                    <a:ln>
                      <a:noFill/>
                    </a:ln>
                  </pic:spPr>
                </pic:pic>
              </a:graphicData>
            </a:graphic>
          </wp:anchor>
        </w:drawing>
      </w:r>
      <w:r w:rsidR="0014679D" w:rsidRPr="0014679D">
        <w:rPr>
          <w:b/>
          <w:bCs/>
        </w:rPr>
        <w:t>Logo:</w:t>
      </w:r>
      <w:r w:rsidR="0014679D" w:rsidRPr="0014679D">
        <w:t> </w:t>
      </w:r>
      <w:r>
        <w:br/>
      </w:r>
    </w:p>
    <w:p w14:paraId="606DA5E3" w14:textId="77777777" w:rsidR="008C6ACC" w:rsidRDefault="008C6ACC" w:rsidP="008C6ACC"/>
    <w:p w14:paraId="37420F3F" w14:textId="77777777" w:rsidR="008C6ACC" w:rsidRDefault="008C6ACC" w:rsidP="008C6ACC"/>
    <w:p w14:paraId="1800B356" w14:textId="77777777" w:rsidR="008C6ACC" w:rsidRDefault="008C6ACC" w:rsidP="008C6ACC"/>
    <w:p w14:paraId="286E78E6" w14:textId="77777777" w:rsidR="008C6ACC" w:rsidRDefault="008C6ACC" w:rsidP="008C6ACC"/>
    <w:p w14:paraId="53763E17" w14:textId="77777777" w:rsidR="008C6ACC" w:rsidRDefault="008C6ACC" w:rsidP="008C6ACC"/>
    <w:p w14:paraId="73BEB8FC" w14:textId="77777777" w:rsidR="008C6ACC" w:rsidRDefault="008C6ACC" w:rsidP="008C6ACC"/>
    <w:p w14:paraId="7A6DFA27" w14:textId="77777777" w:rsidR="008C6ACC" w:rsidRDefault="008C6ACC" w:rsidP="008C6ACC"/>
    <w:p w14:paraId="120EF15E" w14:textId="77777777" w:rsidR="008C6ACC" w:rsidRDefault="008C6ACC" w:rsidP="008C6ACC"/>
    <w:p w14:paraId="7637FD6F" w14:textId="77777777" w:rsidR="008C6ACC" w:rsidRDefault="008C6ACC" w:rsidP="008C6ACC"/>
    <w:p w14:paraId="7EF7254F" w14:textId="624E7053" w:rsidR="0014679D" w:rsidRPr="0014679D" w:rsidRDefault="00191DDC" w:rsidP="008C6ACC">
      <w:r>
        <w:br/>
      </w:r>
    </w:p>
    <w:p w14:paraId="6A5F394A" w14:textId="5427EFC0" w:rsidR="0014679D" w:rsidRPr="0014679D" w:rsidRDefault="0014679D" w:rsidP="0014679D">
      <w:pPr>
        <w:numPr>
          <w:ilvl w:val="0"/>
          <w:numId w:val="7"/>
        </w:numPr>
      </w:pPr>
      <w:r w:rsidRPr="0014679D">
        <w:rPr>
          <w:b/>
          <w:bCs/>
        </w:rPr>
        <w:t>Tagline:</w:t>
      </w:r>
      <w:r w:rsidRPr="0014679D">
        <w:t> </w:t>
      </w:r>
      <w:r w:rsidR="00E46FFB">
        <w:t>“</w:t>
      </w:r>
      <w:r w:rsidRPr="0014679D">
        <w:t>Healthy Bites, Happy Hearts</w:t>
      </w:r>
      <w:r w:rsidR="00E46FFB">
        <w:t>”</w:t>
      </w:r>
    </w:p>
    <w:p w14:paraId="6225B3CE" w14:textId="77777777" w:rsidR="0014679D" w:rsidRPr="0014679D" w:rsidRDefault="0014679D" w:rsidP="0014679D">
      <w:pPr>
        <w:numPr>
          <w:ilvl w:val="0"/>
          <w:numId w:val="7"/>
        </w:numPr>
      </w:pPr>
      <w:r w:rsidRPr="0014679D">
        <w:rPr>
          <w:b/>
          <w:bCs/>
        </w:rPr>
        <w:t>Visual Identity:</w:t>
      </w:r>
      <w:r w:rsidRPr="0014679D">
        <w:t> A color palette that combines green and orange, representing health and vitality.</w:t>
      </w:r>
    </w:p>
    <w:p w14:paraId="5B6FE390" w14:textId="77777777" w:rsidR="0014679D" w:rsidRPr="0014679D" w:rsidRDefault="0014679D" w:rsidP="0014679D">
      <w:pPr>
        <w:rPr>
          <w:b/>
          <w:bCs/>
        </w:rPr>
      </w:pPr>
      <w:r w:rsidRPr="0014679D">
        <w:rPr>
          <w:b/>
          <w:bCs/>
        </w:rPr>
        <w:t>3.2 Align Branding with Consumer Psychology and Market Trends</w:t>
      </w:r>
    </w:p>
    <w:p w14:paraId="6E7A0392" w14:textId="77777777" w:rsidR="0014679D" w:rsidRPr="0014679D" w:rsidRDefault="0014679D" w:rsidP="0014679D">
      <w:r w:rsidRPr="0014679D">
        <w:t>Our branding strategy will leverage the increasing trend of health-consciousness alongside the psychological appeal of natural ingredients. The brand will communicate a message of trust, authenticity, and taste.</w:t>
      </w:r>
    </w:p>
    <w:p w14:paraId="59E7E655" w14:textId="77777777" w:rsidR="0014679D" w:rsidRPr="0014679D" w:rsidRDefault="0014679D" w:rsidP="0014679D">
      <w:pPr>
        <w:rPr>
          <w:b/>
          <w:bCs/>
        </w:rPr>
      </w:pPr>
      <w:r w:rsidRPr="0014679D">
        <w:rPr>
          <w:b/>
          <w:bCs/>
        </w:rPr>
        <w:t>3.3 Ensure Consistency in Brand Messaging Across All Channels</w:t>
      </w:r>
    </w:p>
    <w:p w14:paraId="307C331B" w14:textId="77777777" w:rsidR="0014679D" w:rsidRDefault="0014679D" w:rsidP="0014679D">
      <w:pPr>
        <w:pBdr>
          <w:bottom w:val="single" w:sz="12" w:space="1" w:color="auto"/>
        </w:pBdr>
      </w:pPr>
      <w:r w:rsidRPr="0014679D">
        <w:t>All branding efforts will consistently emphasize the core message of healthy indulgence across packaging, digital content, and advertising mediums.</w:t>
      </w:r>
    </w:p>
    <w:p w14:paraId="552BAA25" w14:textId="77777777" w:rsidR="00CF26A5" w:rsidRDefault="00CF26A5" w:rsidP="0014679D">
      <w:pPr>
        <w:pBdr>
          <w:bottom w:val="single" w:sz="12" w:space="1" w:color="auto"/>
        </w:pBdr>
      </w:pPr>
    </w:p>
    <w:p w14:paraId="1D7D879B" w14:textId="77777777" w:rsidR="00CF26A5" w:rsidRDefault="00CF26A5" w:rsidP="0014679D">
      <w:pPr>
        <w:pBdr>
          <w:bottom w:val="single" w:sz="12" w:space="1" w:color="auto"/>
        </w:pBdr>
      </w:pPr>
    </w:p>
    <w:p w14:paraId="5D435ECA" w14:textId="77777777" w:rsidR="00CF26A5" w:rsidRPr="0014679D" w:rsidRDefault="00CF26A5" w:rsidP="0014679D">
      <w:pPr>
        <w:pBdr>
          <w:bottom w:val="single" w:sz="12" w:space="1" w:color="auto"/>
        </w:pBdr>
      </w:pPr>
    </w:p>
    <w:p w14:paraId="4080A45A" w14:textId="3396905A" w:rsidR="0014679D" w:rsidRPr="00515296" w:rsidRDefault="0014679D" w:rsidP="00515296">
      <w:pPr>
        <w:jc w:val="center"/>
      </w:pPr>
      <w:r w:rsidRPr="0014679D">
        <w:rPr>
          <w:b/>
          <w:bCs/>
        </w:rPr>
        <w:t>4. Launch Planning &amp; Execution</w:t>
      </w:r>
    </w:p>
    <w:p w14:paraId="222DDA21" w14:textId="77777777" w:rsidR="0014679D" w:rsidRPr="0014679D" w:rsidRDefault="0014679D" w:rsidP="0014679D">
      <w:pPr>
        <w:rPr>
          <w:b/>
          <w:bCs/>
        </w:rPr>
      </w:pPr>
      <w:r w:rsidRPr="0014679D">
        <w:rPr>
          <w:b/>
          <w:bCs/>
        </w:rPr>
        <w:t>4.1 Integrated Marketing Communication (IMC) Plan</w:t>
      </w:r>
    </w:p>
    <w:p w14:paraId="5415D7C3" w14:textId="77777777" w:rsidR="0014679D" w:rsidRPr="0014679D" w:rsidRDefault="0014679D" w:rsidP="0014679D">
      <w:pPr>
        <w:rPr>
          <w:b/>
          <w:bCs/>
        </w:rPr>
      </w:pPr>
      <w:r w:rsidRPr="0014679D">
        <w:rPr>
          <w:b/>
          <w:bCs/>
        </w:rPr>
        <w:t>(a) Digital and Traditional Marketing Mix</w:t>
      </w:r>
    </w:p>
    <w:p w14:paraId="65034162" w14:textId="77777777" w:rsidR="0014679D" w:rsidRPr="0014679D" w:rsidRDefault="0014679D" w:rsidP="0014679D">
      <w:pPr>
        <w:numPr>
          <w:ilvl w:val="0"/>
          <w:numId w:val="8"/>
        </w:numPr>
      </w:pPr>
      <w:r w:rsidRPr="0014679D">
        <w:rPr>
          <w:b/>
          <w:bCs/>
        </w:rPr>
        <w:lastRenderedPageBreak/>
        <w:t>Digital Channels:</w:t>
      </w:r>
      <w:r w:rsidRPr="0014679D">
        <w:t> Social media (Instagram, Facebook, TikTok), SEO, and influencer partnerships.</w:t>
      </w:r>
    </w:p>
    <w:p w14:paraId="48F03BDF" w14:textId="77777777" w:rsidR="0014679D" w:rsidRPr="0014679D" w:rsidRDefault="0014679D" w:rsidP="0014679D">
      <w:pPr>
        <w:numPr>
          <w:ilvl w:val="0"/>
          <w:numId w:val="8"/>
        </w:numPr>
      </w:pPr>
      <w:r w:rsidRPr="0014679D">
        <w:rPr>
          <w:b/>
          <w:bCs/>
        </w:rPr>
        <w:t>Traditional Channels:</w:t>
      </w:r>
      <w:r w:rsidRPr="0014679D">
        <w:t> Print ads in health magazines, local newspapers, and outdoor advertising like billboards.</w:t>
      </w:r>
    </w:p>
    <w:p w14:paraId="4335A9BC" w14:textId="77777777" w:rsidR="0014679D" w:rsidRPr="0014679D" w:rsidRDefault="0014679D" w:rsidP="0014679D">
      <w:r w:rsidRPr="0014679D">
        <w:rPr>
          <w:b/>
          <w:bCs/>
        </w:rPr>
        <w:t>Rationale for Selection:</w:t>
      </w:r>
      <w:r w:rsidRPr="0014679D">
        <w:t> The target audience predominantly engages with digital media; however, traditional channels will enhance brand visibility in local markets.</w:t>
      </w:r>
    </w:p>
    <w:p w14:paraId="7CBD7553" w14:textId="77777777" w:rsidR="0014679D" w:rsidRPr="0014679D" w:rsidRDefault="0014679D" w:rsidP="0014679D">
      <w:pPr>
        <w:rPr>
          <w:b/>
          <w:bCs/>
        </w:rPr>
      </w:pPr>
      <w:r w:rsidRPr="0014679D">
        <w:rPr>
          <w:b/>
          <w:bCs/>
        </w:rPr>
        <w:t>(b) Key Marketing Messages and Storytelling Techniques</w:t>
      </w:r>
    </w:p>
    <w:p w14:paraId="0B4ADDCD" w14:textId="77777777" w:rsidR="0014679D" w:rsidRPr="0014679D" w:rsidRDefault="0014679D" w:rsidP="0014679D">
      <w:r w:rsidRPr="0014679D">
        <w:rPr>
          <w:b/>
          <w:bCs/>
        </w:rPr>
        <w:t>Key Marketing Messages:</w:t>
      </w:r>
    </w:p>
    <w:p w14:paraId="522BC3A2" w14:textId="0F31306E" w:rsidR="0014679D" w:rsidRPr="0014679D" w:rsidRDefault="00E46FFB" w:rsidP="0014679D">
      <w:pPr>
        <w:numPr>
          <w:ilvl w:val="0"/>
          <w:numId w:val="9"/>
        </w:numPr>
      </w:pPr>
      <w:r>
        <w:t>“</w:t>
      </w:r>
      <w:r w:rsidR="0014679D" w:rsidRPr="0014679D">
        <w:t xml:space="preserve">Snack Smart with </w:t>
      </w:r>
      <w:r w:rsidR="00CF26A5">
        <w:t>Chakh na</w:t>
      </w:r>
      <w:r>
        <w:t>”</w:t>
      </w:r>
    </w:p>
    <w:p w14:paraId="73FD0699" w14:textId="345DCA08" w:rsidR="0014679D" w:rsidRPr="0014679D" w:rsidRDefault="00E46FFB" w:rsidP="0014679D">
      <w:pPr>
        <w:numPr>
          <w:ilvl w:val="0"/>
          <w:numId w:val="9"/>
        </w:numPr>
      </w:pPr>
      <w:r>
        <w:t>“</w:t>
      </w:r>
      <w:r w:rsidR="0014679D" w:rsidRPr="0014679D">
        <w:t>Nature’s Goodness in Every Bite</w:t>
      </w:r>
      <w:r>
        <w:t>”</w:t>
      </w:r>
    </w:p>
    <w:p w14:paraId="4CF3193C" w14:textId="77777777" w:rsidR="0014679D" w:rsidRPr="0014679D" w:rsidRDefault="0014679D" w:rsidP="0014679D">
      <w:r w:rsidRPr="0014679D">
        <w:rPr>
          <w:b/>
          <w:bCs/>
        </w:rPr>
        <w:t>Storytelling Techniques:</w:t>
      </w:r>
      <w:r w:rsidRPr="0014679D">
        <w:t> Use customer testimonials and behind-the-scenes stories focusing on ingredient sourcing and production methods.</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3126"/>
        <w:gridCol w:w="2941"/>
        <w:gridCol w:w="1880"/>
        <w:gridCol w:w="2853"/>
      </w:tblGrid>
      <w:tr w:rsidR="0014679D" w:rsidRPr="0014679D" w14:paraId="777E3EA2" w14:textId="77777777" w:rsidTr="0014679D">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51C042A" w14:textId="77777777" w:rsidR="0014679D" w:rsidRPr="0014679D" w:rsidRDefault="0014679D" w:rsidP="0014679D">
            <w:pPr>
              <w:rPr>
                <w:b/>
                <w:bCs/>
              </w:rPr>
            </w:pPr>
            <w:r w:rsidRPr="0014679D">
              <w:rPr>
                <w:b/>
                <w:bCs/>
              </w:rPr>
              <w:t>Marketing Activity</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ED89247" w14:textId="77777777" w:rsidR="0014679D" w:rsidRPr="0014679D" w:rsidRDefault="0014679D" w:rsidP="0014679D">
            <w:pPr>
              <w:rPr>
                <w:b/>
                <w:bCs/>
              </w:rPr>
            </w:pPr>
            <w:r w:rsidRPr="0014679D">
              <w:rPr>
                <w:b/>
                <w:bCs/>
              </w:rPr>
              <w:t>Channel</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5709187" w14:textId="77777777" w:rsidR="0014679D" w:rsidRPr="0014679D" w:rsidRDefault="0014679D" w:rsidP="0014679D">
            <w:pPr>
              <w:rPr>
                <w:b/>
                <w:bCs/>
              </w:rPr>
            </w:pPr>
            <w:r w:rsidRPr="0014679D">
              <w:rPr>
                <w:b/>
                <w:bCs/>
              </w:rPr>
              <w:t>Timeline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A8B9274" w14:textId="77777777" w:rsidR="0014679D" w:rsidRPr="0014679D" w:rsidRDefault="0014679D" w:rsidP="0014679D">
            <w:pPr>
              <w:rPr>
                <w:b/>
                <w:bCs/>
              </w:rPr>
            </w:pPr>
            <w:r w:rsidRPr="0014679D">
              <w:rPr>
                <w:b/>
                <w:bCs/>
              </w:rPr>
              <w:t>Budget Estimate ($)</w:t>
            </w:r>
          </w:p>
        </w:tc>
      </w:tr>
      <w:tr w:rsidR="0014679D" w:rsidRPr="0014679D" w14:paraId="4D1B758C"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135CC88" w14:textId="77777777" w:rsidR="0014679D" w:rsidRPr="0014679D" w:rsidRDefault="0014679D" w:rsidP="0014679D">
            <w:r w:rsidRPr="0014679D">
              <w:t>Pre-launch teasers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7F444AA" w14:textId="77777777" w:rsidR="0014679D" w:rsidRPr="0014679D" w:rsidRDefault="0014679D" w:rsidP="0014679D">
            <w:r w:rsidRPr="0014679D">
              <w:t>Social Media</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0FAFDA3" w14:textId="77777777" w:rsidR="0014679D" w:rsidRPr="0014679D" w:rsidRDefault="0014679D" w:rsidP="0014679D">
            <w:r w:rsidRPr="0014679D">
              <w:t>2 weeks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7E0FB74" w14:textId="77777777" w:rsidR="0014679D" w:rsidRPr="0014679D" w:rsidRDefault="0014679D" w:rsidP="0014679D">
            <w:r w:rsidRPr="0014679D">
              <w:t>2,000</w:t>
            </w:r>
          </w:p>
        </w:tc>
      </w:tr>
      <w:tr w:rsidR="0014679D" w:rsidRPr="0014679D" w14:paraId="2A5BE4B7"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1794A16" w14:textId="77777777" w:rsidR="0014679D" w:rsidRPr="0014679D" w:rsidRDefault="0014679D" w:rsidP="0014679D">
            <w:r w:rsidRPr="0014679D">
              <w:t>Launch day promotion</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51BF9BF" w14:textId="77777777" w:rsidR="0014679D" w:rsidRPr="0014679D" w:rsidRDefault="0014679D" w:rsidP="0014679D">
            <w:r w:rsidRPr="0014679D">
              <w:t>Influencer Marketing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D48E05D" w14:textId="77777777" w:rsidR="0014679D" w:rsidRPr="0014679D" w:rsidRDefault="0014679D" w:rsidP="0014679D">
            <w:r w:rsidRPr="0014679D">
              <w:t>Launch Day</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FD430AB" w14:textId="77777777" w:rsidR="0014679D" w:rsidRPr="0014679D" w:rsidRDefault="0014679D" w:rsidP="0014679D">
            <w:r w:rsidRPr="0014679D">
              <w:t>5,000</w:t>
            </w:r>
          </w:p>
        </w:tc>
      </w:tr>
      <w:tr w:rsidR="0014679D" w:rsidRPr="0014679D" w14:paraId="4381EA5F"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2621D18" w14:textId="77777777" w:rsidR="0014679D" w:rsidRPr="0014679D" w:rsidRDefault="0014679D" w:rsidP="0014679D">
            <w:r w:rsidRPr="0014679D">
              <w:t>Ongoing engagement</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902E8AD" w14:textId="77777777" w:rsidR="0014679D" w:rsidRPr="0014679D" w:rsidRDefault="0014679D" w:rsidP="0014679D">
            <w:r w:rsidRPr="0014679D">
              <w:t>Email Marketing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FA50F35" w14:textId="77777777" w:rsidR="0014679D" w:rsidRPr="0014679D" w:rsidRDefault="0014679D" w:rsidP="0014679D">
            <w:r w:rsidRPr="0014679D">
              <w:t>Ongoing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A4566B5" w14:textId="77777777" w:rsidR="0014679D" w:rsidRPr="0014679D" w:rsidRDefault="0014679D" w:rsidP="0014679D">
            <w:r w:rsidRPr="0014679D">
              <w:t>1,500/month</w:t>
            </w:r>
          </w:p>
        </w:tc>
      </w:tr>
      <w:tr w:rsidR="0014679D" w:rsidRPr="0014679D" w14:paraId="4FDC6EF4"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A091653" w14:textId="77777777" w:rsidR="0014679D" w:rsidRPr="0014679D" w:rsidRDefault="0014679D" w:rsidP="0014679D">
            <w:r w:rsidRPr="0014679D">
              <w:t>Print Ads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9AA69DB" w14:textId="77777777" w:rsidR="0014679D" w:rsidRPr="0014679D" w:rsidRDefault="0014679D" w:rsidP="0014679D">
            <w:r w:rsidRPr="0014679D">
              <w:t>Local Magazines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9ABF27E" w14:textId="77777777" w:rsidR="0014679D" w:rsidRPr="0014679D" w:rsidRDefault="0014679D" w:rsidP="0014679D">
            <w:r w:rsidRPr="0014679D">
              <w:t>1 month</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4829008" w14:textId="77777777" w:rsidR="0014679D" w:rsidRPr="0014679D" w:rsidRDefault="0014679D" w:rsidP="0014679D">
            <w:r w:rsidRPr="0014679D">
              <w:t>3,000</w:t>
            </w:r>
          </w:p>
        </w:tc>
      </w:tr>
      <w:tr w:rsidR="0014679D" w:rsidRPr="0014679D" w14:paraId="6F9F46D4" w14:textId="77777777" w:rsidTr="0014679D">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56995DC8" w14:textId="77777777" w:rsidR="0014679D" w:rsidRPr="0014679D" w:rsidRDefault="0014679D" w:rsidP="0014679D">
            <w:r w:rsidRPr="0014679D">
              <w:t>Outdoor Advertising</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54AFA503" w14:textId="77777777" w:rsidR="0014679D" w:rsidRPr="0014679D" w:rsidRDefault="0014679D" w:rsidP="0014679D">
            <w:r w:rsidRPr="0014679D">
              <w:t>Billboards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715A3862" w14:textId="77777777" w:rsidR="0014679D" w:rsidRPr="0014679D" w:rsidRDefault="0014679D" w:rsidP="0014679D">
            <w:r w:rsidRPr="0014679D">
              <w:t>3 months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2D31EEB4" w14:textId="77777777" w:rsidR="0014679D" w:rsidRPr="0014679D" w:rsidRDefault="0014679D" w:rsidP="0014679D">
            <w:r w:rsidRPr="0014679D">
              <w:t>10,000</w:t>
            </w:r>
          </w:p>
        </w:tc>
      </w:tr>
    </w:tbl>
    <w:p w14:paraId="4C6D323E" w14:textId="1B0D6C42" w:rsidR="0014679D" w:rsidRPr="0014679D" w:rsidRDefault="0014679D" w:rsidP="0014679D">
      <w:pPr>
        <w:rPr>
          <w:b/>
          <w:bCs/>
        </w:rPr>
      </w:pPr>
      <w:r w:rsidRPr="00515296">
        <w:rPr>
          <w:b/>
          <w:bCs/>
          <w:u w:val="single"/>
        </w:rPr>
        <w:t>Advertising Campaigns</w:t>
      </w:r>
    </w:p>
    <w:p w14:paraId="142D5EDA" w14:textId="77777777" w:rsidR="0014679D" w:rsidRPr="0014679D" w:rsidRDefault="0014679D" w:rsidP="0014679D">
      <w:pPr>
        <w:numPr>
          <w:ilvl w:val="0"/>
          <w:numId w:val="10"/>
        </w:numPr>
      </w:pPr>
      <w:r w:rsidRPr="0014679D">
        <w:rPr>
          <w:b/>
          <w:bCs/>
        </w:rPr>
        <w:t>Social Media Ads:</w:t>
      </w:r>
      <w:r w:rsidRPr="0014679D">
        <w:t> Targeted ads on Instagram and Facebook showcasing product benefits.</w:t>
      </w:r>
    </w:p>
    <w:p w14:paraId="2B9C7B02" w14:textId="77777777" w:rsidR="0014679D" w:rsidRPr="0014679D" w:rsidRDefault="0014679D" w:rsidP="0014679D">
      <w:pPr>
        <w:numPr>
          <w:ilvl w:val="0"/>
          <w:numId w:val="10"/>
        </w:numPr>
      </w:pPr>
      <w:r w:rsidRPr="0014679D">
        <w:rPr>
          <w:b/>
          <w:bCs/>
        </w:rPr>
        <w:t>Influencer Collaborations:</w:t>
      </w:r>
      <w:r w:rsidRPr="0014679D">
        <w:t> Partner with health and wellness influencers for authentic promotion.</w:t>
      </w:r>
    </w:p>
    <w:p w14:paraId="2D27BCD7" w14:textId="77777777" w:rsidR="0014679D" w:rsidRPr="0014679D" w:rsidRDefault="0014679D" w:rsidP="0014679D">
      <w:pPr>
        <w:rPr>
          <w:b/>
          <w:bCs/>
        </w:rPr>
      </w:pPr>
      <w:r w:rsidRPr="0014679D">
        <w:rPr>
          <w:b/>
          <w:bCs/>
        </w:rPr>
        <w:t>(d) Media Budget</w:t>
      </w:r>
    </w:p>
    <w:p w14:paraId="68845806" w14:textId="77777777" w:rsidR="0014679D" w:rsidRPr="0014679D" w:rsidRDefault="0014679D" w:rsidP="0014679D">
      <w:r w:rsidRPr="0014679D">
        <w:rPr>
          <w:b/>
          <w:bCs/>
        </w:rPr>
        <w:lastRenderedPageBreak/>
        <w:t>Total Media Budget:</w:t>
      </w:r>
      <w:r w:rsidRPr="0014679D">
        <w:t> $20,000 (including all advertising, influencer marketing, and engagement strategies).</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6870"/>
        <w:gridCol w:w="3930"/>
      </w:tblGrid>
      <w:tr w:rsidR="0014679D" w:rsidRPr="0014679D" w14:paraId="0C116150" w14:textId="77777777" w:rsidTr="0014679D">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831C8CE" w14:textId="77777777" w:rsidR="0014679D" w:rsidRPr="0014679D" w:rsidRDefault="0014679D" w:rsidP="0014679D">
            <w:pPr>
              <w:rPr>
                <w:b/>
                <w:bCs/>
              </w:rPr>
            </w:pPr>
            <w:r w:rsidRPr="0014679D">
              <w:rPr>
                <w:b/>
                <w:bCs/>
              </w:rPr>
              <w:t>Media Type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8F14C84" w14:textId="77777777" w:rsidR="0014679D" w:rsidRPr="0014679D" w:rsidRDefault="0014679D" w:rsidP="0014679D">
            <w:pPr>
              <w:rPr>
                <w:b/>
                <w:bCs/>
              </w:rPr>
            </w:pPr>
            <w:r w:rsidRPr="0014679D">
              <w:rPr>
                <w:b/>
                <w:bCs/>
              </w:rPr>
              <w:t>Budget ($)</w:t>
            </w:r>
          </w:p>
        </w:tc>
      </w:tr>
      <w:tr w:rsidR="0014679D" w:rsidRPr="0014679D" w14:paraId="186788AE"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1CEE91F" w14:textId="77777777" w:rsidR="0014679D" w:rsidRPr="0014679D" w:rsidRDefault="0014679D" w:rsidP="0014679D">
            <w:r w:rsidRPr="0014679D">
              <w:t>Digital Marketing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9D2006F" w14:textId="77777777" w:rsidR="0014679D" w:rsidRPr="0014679D" w:rsidRDefault="0014679D" w:rsidP="0014679D">
            <w:r w:rsidRPr="0014679D">
              <w:t>10,000</w:t>
            </w:r>
          </w:p>
        </w:tc>
      </w:tr>
      <w:tr w:rsidR="0014679D" w:rsidRPr="0014679D" w14:paraId="1E99CA49"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6F33355" w14:textId="77777777" w:rsidR="0014679D" w:rsidRPr="0014679D" w:rsidRDefault="0014679D" w:rsidP="0014679D">
            <w:r w:rsidRPr="0014679D">
              <w:t>Traditional Advertising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B051F97" w14:textId="77777777" w:rsidR="0014679D" w:rsidRPr="0014679D" w:rsidRDefault="0014679D" w:rsidP="0014679D">
            <w:r w:rsidRPr="0014679D">
              <w:t>5,000</w:t>
            </w:r>
          </w:p>
        </w:tc>
      </w:tr>
      <w:tr w:rsidR="0014679D" w:rsidRPr="0014679D" w14:paraId="672BA224"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CF2119D" w14:textId="77777777" w:rsidR="0014679D" w:rsidRPr="0014679D" w:rsidRDefault="0014679D" w:rsidP="0014679D">
            <w:r w:rsidRPr="0014679D">
              <w:t>Influencer Marketing</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D9A6543" w14:textId="77777777" w:rsidR="0014679D" w:rsidRPr="0014679D" w:rsidRDefault="0014679D" w:rsidP="0014679D">
            <w:r w:rsidRPr="0014679D">
              <w:t>3,000</w:t>
            </w:r>
          </w:p>
        </w:tc>
      </w:tr>
      <w:tr w:rsidR="0014679D" w:rsidRPr="0014679D" w14:paraId="3E0F4894" w14:textId="77777777" w:rsidTr="0014679D">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0FF82103" w14:textId="77777777" w:rsidR="0014679D" w:rsidRPr="0014679D" w:rsidRDefault="0014679D" w:rsidP="0014679D">
            <w:r w:rsidRPr="0014679D">
              <w:t>Public Relations</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3D173314" w14:textId="77777777" w:rsidR="0014679D" w:rsidRPr="0014679D" w:rsidRDefault="0014679D" w:rsidP="0014679D">
            <w:r w:rsidRPr="0014679D">
              <w:t>2,000</w:t>
            </w:r>
          </w:p>
        </w:tc>
      </w:tr>
    </w:tbl>
    <w:p w14:paraId="15F0F723" w14:textId="77777777" w:rsidR="00E46FFB" w:rsidRDefault="00E46FFB" w:rsidP="0014679D">
      <w:pPr>
        <w:rPr>
          <w:b/>
          <w:bCs/>
        </w:rPr>
      </w:pPr>
    </w:p>
    <w:p w14:paraId="6B602616" w14:textId="1D671081" w:rsidR="0014679D" w:rsidRPr="00515296" w:rsidRDefault="0014679D" w:rsidP="0014679D">
      <w:pPr>
        <w:rPr>
          <w:b/>
          <w:bCs/>
          <w:u w:val="single"/>
        </w:rPr>
      </w:pPr>
      <w:r w:rsidRPr="00515296">
        <w:rPr>
          <w:b/>
          <w:bCs/>
          <w:u w:val="single"/>
        </w:rPr>
        <w:t>Timeline for Campaign</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5271"/>
        <w:gridCol w:w="2831"/>
        <w:gridCol w:w="2698"/>
      </w:tblGrid>
      <w:tr w:rsidR="0014679D" w:rsidRPr="0014679D" w14:paraId="6A5E1B6B" w14:textId="77777777" w:rsidTr="0014679D">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2A20F67" w14:textId="77777777" w:rsidR="0014679D" w:rsidRPr="0014679D" w:rsidRDefault="0014679D" w:rsidP="0014679D">
            <w:pPr>
              <w:rPr>
                <w:b/>
                <w:bCs/>
              </w:rPr>
            </w:pPr>
            <w:r w:rsidRPr="0014679D">
              <w:rPr>
                <w:b/>
                <w:bCs/>
              </w:rPr>
              <w:t>Phase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E35D488" w14:textId="77777777" w:rsidR="0014679D" w:rsidRPr="0014679D" w:rsidRDefault="0014679D" w:rsidP="0014679D">
            <w:pPr>
              <w:rPr>
                <w:b/>
                <w:bCs/>
              </w:rPr>
            </w:pPr>
            <w:r w:rsidRPr="0014679D">
              <w:rPr>
                <w:b/>
                <w:bCs/>
              </w:rPr>
              <w:t>Start Date</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22757BE" w14:textId="77777777" w:rsidR="0014679D" w:rsidRPr="0014679D" w:rsidRDefault="0014679D" w:rsidP="0014679D">
            <w:pPr>
              <w:rPr>
                <w:b/>
                <w:bCs/>
              </w:rPr>
            </w:pPr>
            <w:r w:rsidRPr="0014679D">
              <w:rPr>
                <w:b/>
                <w:bCs/>
              </w:rPr>
              <w:t>End Date</w:t>
            </w:r>
          </w:p>
        </w:tc>
      </w:tr>
      <w:tr w:rsidR="0014679D" w:rsidRPr="0014679D" w14:paraId="65233BAC"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74EBA67" w14:textId="77777777" w:rsidR="0014679D" w:rsidRPr="0014679D" w:rsidRDefault="0014679D" w:rsidP="0014679D">
            <w:r w:rsidRPr="0014679D">
              <w:t>Pre-launch Teasers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251D5C9" w14:textId="3A3139A9" w:rsidR="0014679D" w:rsidRPr="0014679D" w:rsidRDefault="0014679D" w:rsidP="0014679D">
            <w:r w:rsidRPr="0014679D">
              <w:t>March 1</w:t>
            </w:r>
            <w:r w:rsidR="00E46FFB">
              <w:t xml:space="preserve"> </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78836E16" w14:textId="77777777" w:rsidR="0014679D" w:rsidRPr="0014679D" w:rsidRDefault="0014679D" w:rsidP="0014679D">
            <w:r w:rsidRPr="0014679D">
              <w:t>March 15</w:t>
            </w:r>
          </w:p>
        </w:tc>
      </w:tr>
      <w:tr w:rsidR="0014679D" w:rsidRPr="0014679D" w14:paraId="3056466B"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13B53517" w14:textId="77777777" w:rsidR="0014679D" w:rsidRPr="0014679D" w:rsidRDefault="0014679D" w:rsidP="0014679D">
            <w:r w:rsidRPr="0014679D">
              <w:t>Launch Day Promotions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9C273A5" w14:textId="77777777" w:rsidR="0014679D" w:rsidRPr="0014679D" w:rsidRDefault="0014679D" w:rsidP="0014679D">
            <w:r w:rsidRPr="0014679D">
              <w:t>March 16</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3DB54F0" w14:textId="77777777" w:rsidR="0014679D" w:rsidRPr="0014679D" w:rsidRDefault="0014679D" w:rsidP="0014679D">
            <w:r w:rsidRPr="0014679D">
              <w:t>March 16</w:t>
            </w:r>
          </w:p>
        </w:tc>
      </w:tr>
      <w:tr w:rsidR="0014679D" w:rsidRPr="0014679D" w14:paraId="12E73D34" w14:textId="77777777" w:rsidTr="0014679D">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78D8386E" w14:textId="77777777" w:rsidR="0014679D" w:rsidRPr="0014679D" w:rsidRDefault="0014679D" w:rsidP="0014679D">
            <w:r w:rsidRPr="0014679D">
              <w:t>Ongoing Engagement</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19F9D1B1" w14:textId="77777777" w:rsidR="0014679D" w:rsidRPr="0014679D" w:rsidRDefault="0014679D" w:rsidP="0014679D">
            <w:r w:rsidRPr="0014679D">
              <w:t>March 17</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1FEE4559" w14:textId="77777777" w:rsidR="0014679D" w:rsidRPr="0014679D" w:rsidRDefault="0014679D" w:rsidP="0014679D">
            <w:r w:rsidRPr="0014679D">
              <w:t>Ongoing</w:t>
            </w:r>
          </w:p>
        </w:tc>
      </w:tr>
    </w:tbl>
    <w:p w14:paraId="4C23AD83" w14:textId="77777777" w:rsidR="0014679D" w:rsidRPr="0014679D" w:rsidRDefault="00000000" w:rsidP="0014679D">
      <w:pPr>
        <w:pBdr>
          <w:bottom w:val="single" w:sz="12" w:space="1" w:color="auto"/>
        </w:pBdr>
      </w:pPr>
      <w:r>
        <w:pict w14:anchorId="25518698">
          <v:rect id="_x0000_i1026" style="width:0;height:0" o:bullet="t" o:hrstd="t" o:hrnoshade="t" o:hr="t" fillcolor="#94a3b8" stroked="f"/>
        </w:pict>
      </w:r>
    </w:p>
    <w:p w14:paraId="0FC44838" w14:textId="7C96A47D" w:rsidR="0014679D" w:rsidRPr="0014679D" w:rsidRDefault="0014679D" w:rsidP="00E46FFB">
      <w:pPr>
        <w:jc w:val="center"/>
        <w:rPr>
          <w:b/>
          <w:bCs/>
        </w:rPr>
      </w:pPr>
      <w:r w:rsidRPr="0014679D">
        <w:rPr>
          <w:b/>
          <w:bCs/>
        </w:rPr>
        <w:t>5. Digital &amp; Non-Digital Engagement</w:t>
      </w:r>
    </w:p>
    <w:p w14:paraId="781346B6" w14:textId="77777777" w:rsidR="0014679D" w:rsidRPr="0014679D" w:rsidRDefault="0014679D" w:rsidP="0014679D">
      <w:pPr>
        <w:rPr>
          <w:b/>
          <w:bCs/>
        </w:rPr>
      </w:pPr>
      <w:r w:rsidRPr="0014679D">
        <w:rPr>
          <w:b/>
          <w:bCs/>
        </w:rPr>
        <w:t>5.1 Digital Platforms</w:t>
      </w:r>
    </w:p>
    <w:p w14:paraId="168CA111" w14:textId="77777777" w:rsidR="0014679D" w:rsidRPr="0014679D" w:rsidRDefault="0014679D" w:rsidP="0014679D">
      <w:pPr>
        <w:numPr>
          <w:ilvl w:val="0"/>
          <w:numId w:val="11"/>
        </w:numPr>
      </w:pPr>
      <w:r w:rsidRPr="0014679D">
        <w:rPr>
          <w:b/>
          <w:bCs/>
        </w:rPr>
        <w:t>Website:</w:t>
      </w:r>
      <w:r w:rsidRPr="0014679D">
        <w:t> A user-friendly e-commerce platform showcasing products and recipes.</w:t>
      </w:r>
    </w:p>
    <w:p w14:paraId="2C0BC0D9" w14:textId="77777777" w:rsidR="0014679D" w:rsidRPr="0014679D" w:rsidRDefault="0014679D" w:rsidP="0014679D">
      <w:pPr>
        <w:numPr>
          <w:ilvl w:val="0"/>
          <w:numId w:val="11"/>
        </w:numPr>
      </w:pPr>
      <w:r w:rsidRPr="0014679D">
        <w:rPr>
          <w:b/>
          <w:bCs/>
        </w:rPr>
        <w:t>Social Media Marketing:</w:t>
      </w:r>
      <w:r w:rsidRPr="0014679D">
        <w:t> Engaging content focused on health tips and recipes.</w:t>
      </w:r>
    </w:p>
    <w:p w14:paraId="59F21D19" w14:textId="77777777" w:rsidR="0014679D" w:rsidRPr="0014679D" w:rsidRDefault="0014679D" w:rsidP="0014679D">
      <w:pPr>
        <w:numPr>
          <w:ilvl w:val="0"/>
          <w:numId w:val="11"/>
        </w:numPr>
      </w:pPr>
      <w:r w:rsidRPr="0014679D">
        <w:rPr>
          <w:b/>
          <w:bCs/>
        </w:rPr>
        <w:t>Influencer Marketing:</w:t>
      </w:r>
      <w:r w:rsidRPr="0014679D">
        <w:t> Collaborate with nutritionists and lifestyle influencers.</w:t>
      </w:r>
    </w:p>
    <w:p w14:paraId="352595A3" w14:textId="43644C98" w:rsidR="00466792" w:rsidRDefault="00814030" w:rsidP="00191DDC">
      <w:pPr>
        <w:numPr>
          <w:ilvl w:val="0"/>
          <w:numId w:val="11"/>
        </w:numPr>
        <w:jc w:val="center"/>
        <w:rPr>
          <w:ins w:id="4" w:author="Grishma Burji" w:date="2025-04-18T15:17:00Z" w16du:dateUtc="2025-04-18T09:47:00Z"/>
        </w:rPr>
      </w:pPr>
      <w:ins w:id="5" w:author="Grishma Burji" w:date="2025-04-18T15:17:00Z" w16du:dateUtc="2025-04-18T09:47:00Z">
        <w:r>
          <w:rPr>
            <w:noProof/>
          </w:rPr>
          <w:lastRenderedPageBreak/>
          <w:drawing>
            <wp:anchor distT="0" distB="0" distL="114300" distR="114300" simplePos="0" relativeHeight="251677696" behindDoc="1" locked="0" layoutInCell="1" allowOverlap="1" wp14:anchorId="6E632DCA" wp14:editId="4AA4862D">
              <wp:simplePos x="0" y="0"/>
              <wp:positionH relativeFrom="column">
                <wp:posOffset>1910282</wp:posOffset>
              </wp:positionH>
              <wp:positionV relativeFrom="paragraph">
                <wp:posOffset>4096303</wp:posOffset>
              </wp:positionV>
              <wp:extent cx="1762760" cy="2607310"/>
              <wp:effectExtent l="0" t="0" r="8890" b="2540"/>
              <wp:wrapTopAndBottom/>
              <wp:docPr id="509592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762760" cy="2607310"/>
                      </a:xfrm>
                      <a:prstGeom prst="rect">
                        <a:avLst/>
                      </a:prstGeom>
                      <a:noFill/>
                      <a:ln>
                        <a:noFill/>
                      </a:ln>
                    </pic:spPr>
                  </pic:pic>
                </a:graphicData>
              </a:graphic>
            </wp:anchor>
          </w:drawing>
        </w:r>
      </w:ins>
      <w:r w:rsidR="00191DDC" w:rsidRPr="00515296">
        <w:rPr>
          <w:noProof/>
        </w:rPr>
        <w:drawing>
          <wp:anchor distT="0" distB="0" distL="114300" distR="114300" simplePos="0" relativeHeight="251672576" behindDoc="0" locked="0" layoutInCell="1" allowOverlap="1" wp14:anchorId="2D7560A3" wp14:editId="66AF5D29">
            <wp:simplePos x="0" y="0"/>
            <wp:positionH relativeFrom="column">
              <wp:posOffset>-126609</wp:posOffset>
            </wp:positionH>
            <wp:positionV relativeFrom="paragraph">
              <wp:posOffset>755796</wp:posOffset>
            </wp:positionV>
            <wp:extent cx="5647055" cy="3021330"/>
            <wp:effectExtent l="0" t="0" r="0" b="7620"/>
            <wp:wrapSquare wrapText="bothSides"/>
            <wp:docPr id="77738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7055" cy="3021330"/>
                    </a:xfrm>
                    <a:prstGeom prst="rect">
                      <a:avLst/>
                    </a:prstGeom>
                    <a:noFill/>
                    <a:ln>
                      <a:noFill/>
                    </a:ln>
                  </pic:spPr>
                </pic:pic>
              </a:graphicData>
            </a:graphic>
          </wp:anchor>
        </w:drawing>
      </w:r>
      <w:r w:rsidR="0014679D" w:rsidRPr="0014679D">
        <w:rPr>
          <w:b/>
          <w:bCs/>
        </w:rPr>
        <w:t>SEO Strategies:</w:t>
      </w:r>
      <w:r w:rsidR="0014679D" w:rsidRPr="0014679D">
        <w:t> Optimize content for keywords related to healthy snacks.</w:t>
      </w:r>
      <w:r w:rsidR="00E46FFB">
        <w:br/>
      </w:r>
      <w:r w:rsidR="00E46FFB">
        <w:br/>
      </w:r>
      <w:r w:rsidR="00E46FFB" w:rsidRPr="00191DDC">
        <w:rPr>
          <w:sz w:val="28"/>
          <w:szCs w:val="28"/>
          <w:u w:val="single"/>
        </w:rPr>
        <w:t xml:space="preserve">Company </w:t>
      </w:r>
      <w:proofErr w:type="gramStart"/>
      <w:r w:rsidR="00E46FFB" w:rsidRPr="00191DDC">
        <w:rPr>
          <w:sz w:val="28"/>
          <w:szCs w:val="28"/>
          <w:u w:val="single"/>
        </w:rPr>
        <w:t xml:space="preserve">Website </w:t>
      </w:r>
      <w:r w:rsidR="00515296" w:rsidRPr="00191DDC">
        <w:rPr>
          <w:sz w:val="28"/>
          <w:szCs w:val="28"/>
          <w:u w:val="single"/>
        </w:rPr>
        <w:t>:</w:t>
      </w:r>
      <w:proofErr w:type="gramEnd"/>
      <w:r w:rsidR="00515296" w:rsidRPr="00191DDC">
        <w:rPr>
          <w:sz w:val="28"/>
          <w:szCs w:val="28"/>
          <w:u w:val="single"/>
        </w:rPr>
        <w:t xml:space="preserve">- </w:t>
      </w:r>
      <w:hyperlink r:id="rId11" w:history="1">
        <w:proofErr w:type="spellStart"/>
        <w:r w:rsidR="00515296" w:rsidRPr="00191DDC">
          <w:rPr>
            <w:rStyle w:val="Hyperlink"/>
            <w:sz w:val="28"/>
            <w:szCs w:val="28"/>
          </w:rPr>
          <w:t>Chankh</w:t>
        </w:r>
        <w:proofErr w:type="spellEnd"/>
        <w:r w:rsidR="00515296" w:rsidRPr="00191DDC">
          <w:rPr>
            <w:rStyle w:val="Hyperlink"/>
            <w:sz w:val="28"/>
            <w:szCs w:val="28"/>
          </w:rPr>
          <w:t>-Na</w:t>
        </w:r>
      </w:hyperlink>
      <w:r w:rsidR="00515296">
        <w:br/>
      </w:r>
    </w:p>
    <w:p w14:paraId="385320DF" w14:textId="7734E5E4" w:rsidR="0014679D" w:rsidRDefault="00E46FFB">
      <w:pPr>
        <w:ind w:left="720"/>
        <w:pPrChange w:id="6" w:author="Grishma Burji" w:date="2025-04-18T15:17:00Z" w16du:dateUtc="2025-04-18T09:47:00Z">
          <w:pPr>
            <w:numPr>
              <w:numId w:val="11"/>
            </w:numPr>
            <w:tabs>
              <w:tab w:val="num" w:pos="720"/>
            </w:tabs>
            <w:ind w:left="720" w:hanging="360"/>
            <w:jc w:val="center"/>
          </w:pPr>
        </w:pPrChange>
      </w:pPr>
      <w:r>
        <w:br/>
      </w:r>
    </w:p>
    <w:p w14:paraId="741E9CB1" w14:textId="77777777" w:rsidR="00515296" w:rsidRDefault="00515296" w:rsidP="00515296">
      <w:pPr>
        <w:ind w:left="360"/>
        <w:rPr>
          <w:ins w:id="7" w:author="Grishma Burji" w:date="2025-04-18T15:18:00Z" w16du:dateUtc="2025-04-18T09:48:00Z"/>
        </w:rPr>
      </w:pPr>
    </w:p>
    <w:p w14:paraId="7B144FC9" w14:textId="77777777" w:rsidR="00814030" w:rsidRDefault="00814030" w:rsidP="00515296">
      <w:pPr>
        <w:ind w:left="360"/>
        <w:rPr>
          <w:ins w:id="8" w:author="Grishma Burji" w:date="2025-04-18T15:18:00Z" w16du:dateUtc="2025-04-18T09:48:00Z"/>
        </w:rPr>
      </w:pPr>
    </w:p>
    <w:p w14:paraId="2D8CE281" w14:textId="77777777" w:rsidR="00814030" w:rsidRDefault="00814030" w:rsidP="00515296">
      <w:pPr>
        <w:ind w:left="360"/>
        <w:rPr>
          <w:ins w:id="9" w:author="Grishma Burji" w:date="2025-04-18T15:18:00Z" w16du:dateUtc="2025-04-18T09:48:00Z"/>
        </w:rPr>
      </w:pPr>
    </w:p>
    <w:p w14:paraId="571967DD" w14:textId="77777777" w:rsidR="00814030" w:rsidRPr="0014679D" w:rsidRDefault="00814030" w:rsidP="00515296">
      <w:pPr>
        <w:ind w:left="360"/>
      </w:pPr>
    </w:p>
    <w:p w14:paraId="6820EE37" w14:textId="77777777" w:rsidR="0014679D" w:rsidRPr="0014679D" w:rsidRDefault="0014679D" w:rsidP="0014679D">
      <w:pPr>
        <w:rPr>
          <w:b/>
          <w:bCs/>
        </w:rPr>
      </w:pPr>
      <w:r w:rsidRPr="0014679D">
        <w:rPr>
          <w:b/>
          <w:bCs/>
        </w:rPr>
        <w:t>5.2 Non-Digital Engagement</w:t>
      </w:r>
    </w:p>
    <w:p w14:paraId="525FA0B3" w14:textId="77777777" w:rsidR="0014679D" w:rsidRPr="0014679D" w:rsidRDefault="0014679D" w:rsidP="0014679D">
      <w:pPr>
        <w:numPr>
          <w:ilvl w:val="0"/>
          <w:numId w:val="12"/>
        </w:numPr>
      </w:pPr>
      <w:r w:rsidRPr="0014679D">
        <w:rPr>
          <w:b/>
          <w:bCs/>
        </w:rPr>
        <w:lastRenderedPageBreak/>
        <w:t>Public Relations:</w:t>
      </w:r>
      <w:r w:rsidRPr="0014679D">
        <w:t> Send press releases to health journals and magazines.</w:t>
      </w:r>
    </w:p>
    <w:p w14:paraId="39A4E25F" w14:textId="77777777" w:rsidR="0014679D" w:rsidRPr="0014679D" w:rsidRDefault="0014679D" w:rsidP="0014679D">
      <w:pPr>
        <w:numPr>
          <w:ilvl w:val="0"/>
          <w:numId w:val="12"/>
        </w:numPr>
      </w:pPr>
      <w:r w:rsidRPr="0014679D">
        <w:rPr>
          <w:b/>
          <w:bCs/>
        </w:rPr>
        <w:t>Events:</w:t>
      </w:r>
      <w:r w:rsidRPr="0014679D">
        <w:t> Sponsor health fairs and community events to sample products.</w:t>
      </w:r>
    </w:p>
    <w:p w14:paraId="058D2D35" w14:textId="77777777" w:rsidR="0014679D" w:rsidRPr="0014679D" w:rsidRDefault="0014679D" w:rsidP="0014679D">
      <w:pPr>
        <w:numPr>
          <w:ilvl w:val="0"/>
          <w:numId w:val="12"/>
        </w:numPr>
      </w:pPr>
      <w:r w:rsidRPr="0014679D">
        <w:rPr>
          <w:b/>
          <w:bCs/>
        </w:rPr>
        <w:t>Outdoor Advertising:</w:t>
      </w:r>
      <w:r w:rsidRPr="0014679D">
        <w:t> Billboards in strategic locations targeting health-conscious consumers.</w:t>
      </w:r>
    </w:p>
    <w:p w14:paraId="140C03CD" w14:textId="77777777" w:rsidR="0014679D" w:rsidRPr="0014679D" w:rsidRDefault="0014679D" w:rsidP="0014679D">
      <w:pPr>
        <w:rPr>
          <w:b/>
          <w:bCs/>
        </w:rPr>
      </w:pPr>
      <w:r w:rsidRPr="0014679D">
        <w:rPr>
          <w:b/>
          <w:bCs/>
        </w:rPr>
        <w:t>5.3 Engagement Strategies</w:t>
      </w:r>
    </w:p>
    <w:p w14:paraId="2BFA9622" w14:textId="77777777" w:rsidR="0014679D" w:rsidRPr="0014679D" w:rsidRDefault="0014679D" w:rsidP="0014679D">
      <w:pPr>
        <w:numPr>
          <w:ilvl w:val="0"/>
          <w:numId w:val="13"/>
        </w:numPr>
      </w:pPr>
      <w:r w:rsidRPr="0014679D">
        <w:rPr>
          <w:b/>
          <w:bCs/>
        </w:rPr>
        <w:t>Contests:</w:t>
      </w:r>
      <w:r w:rsidRPr="0014679D">
        <w:t> Social media challenges encouraging users to share their healthy snack moments.</w:t>
      </w:r>
    </w:p>
    <w:p w14:paraId="475E54D7" w14:textId="77777777" w:rsidR="0014679D" w:rsidRPr="0014679D" w:rsidRDefault="0014679D" w:rsidP="0014679D">
      <w:pPr>
        <w:numPr>
          <w:ilvl w:val="0"/>
          <w:numId w:val="13"/>
        </w:numPr>
      </w:pPr>
      <w:r w:rsidRPr="0014679D">
        <w:rPr>
          <w:b/>
          <w:bCs/>
        </w:rPr>
        <w:t>Interactive Content:</w:t>
      </w:r>
      <w:r w:rsidRPr="0014679D">
        <w:t> Polls and quizzes about favorite snacks and recipes.</w:t>
      </w:r>
    </w:p>
    <w:p w14:paraId="08E9A8AE" w14:textId="77777777" w:rsidR="0014679D" w:rsidRPr="0014679D" w:rsidRDefault="0014679D" w:rsidP="0014679D">
      <w:pPr>
        <w:numPr>
          <w:ilvl w:val="0"/>
          <w:numId w:val="13"/>
        </w:numPr>
        <w:pBdr>
          <w:bottom w:val="single" w:sz="12" w:space="1" w:color="auto"/>
        </w:pBdr>
      </w:pPr>
      <w:r w:rsidRPr="0014679D">
        <w:rPr>
          <w:b/>
          <w:bCs/>
        </w:rPr>
        <w:t>Referral Programs:</w:t>
      </w:r>
      <w:r w:rsidRPr="0014679D">
        <w:t> Incentivizing customers to refer friends with discounts.</w:t>
      </w:r>
    </w:p>
    <w:p w14:paraId="10C18F34" w14:textId="77777777" w:rsidR="00E46FFB" w:rsidRPr="0014679D" w:rsidRDefault="00E46FFB" w:rsidP="0014679D"/>
    <w:p w14:paraId="13405A8D" w14:textId="77777777" w:rsidR="0014679D" w:rsidRPr="0014679D" w:rsidRDefault="0014679D" w:rsidP="00E46FFB">
      <w:pPr>
        <w:jc w:val="center"/>
        <w:rPr>
          <w:b/>
          <w:bCs/>
        </w:rPr>
      </w:pPr>
      <w:r w:rsidRPr="0014679D">
        <w:rPr>
          <w:b/>
          <w:bCs/>
        </w:rPr>
        <w:t>6. Post-Launch Performance Tracking</w:t>
      </w:r>
    </w:p>
    <w:p w14:paraId="26DE8C05" w14:textId="77777777" w:rsidR="0014679D" w:rsidRPr="0014679D" w:rsidRDefault="0014679D" w:rsidP="0014679D">
      <w:pPr>
        <w:rPr>
          <w:b/>
          <w:bCs/>
        </w:rPr>
      </w:pPr>
      <w:r w:rsidRPr="0014679D">
        <w:rPr>
          <w:b/>
          <w:bCs/>
        </w:rPr>
        <w:t>6.1 Consumer Feedback &amp; Monitoring</w:t>
      </w:r>
    </w:p>
    <w:p w14:paraId="42AE6984" w14:textId="77777777" w:rsidR="0014679D" w:rsidRPr="0014679D" w:rsidRDefault="0014679D" w:rsidP="0014679D">
      <w:pPr>
        <w:rPr>
          <w:b/>
          <w:bCs/>
        </w:rPr>
      </w:pPr>
      <w:r w:rsidRPr="0014679D">
        <w:rPr>
          <w:b/>
          <w:bCs/>
        </w:rPr>
        <w:t>(a) Feedback Collection Methodology</w:t>
      </w:r>
    </w:p>
    <w:p w14:paraId="3812D4A8" w14:textId="77777777" w:rsidR="0014679D" w:rsidRPr="0014679D" w:rsidRDefault="0014679D" w:rsidP="0014679D">
      <w:r w:rsidRPr="0014679D">
        <w:rPr>
          <w:b/>
          <w:bCs/>
        </w:rPr>
        <w:t>Methodology:</w:t>
      </w:r>
    </w:p>
    <w:p w14:paraId="4574F37E" w14:textId="77777777" w:rsidR="0014679D" w:rsidRPr="0014679D" w:rsidRDefault="0014679D" w:rsidP="0014679D">
      <w:pPr>
        <w:numPr>
          <w:ilvl w:val="0"/>
          <w:numId w:val="14"/>
        </w:numPr>
      </w:pPr>
      <w:r w:rsidRPr="0014679D">
        <w:t>Online Surveys: Post-purchase surveys sent via email.</w:t>
      </w:r>
    </w:p>
    <w:p w14:paraId="32AE0709" w14:textId="77777777" w:rsidR="0014679D" w:rsidRPr="0014679D" w:rsidRDefault="0014679D" w:rsidP="0014679D">
      <w:pPr>
        <w:numPr>
          <w:ilvl w:val="0"/>
          <w:numId w:val="14"/>
        </w:numPr>
      </w:pPr>
      <w:r w:rsidRPr="0014679D">
        <w:t>Social Media Listening: Monitor comments, shares, and mentions.</w:t>
      </w:r>
    </w:p>
    <w:p w14:paraId="5950AB13" w14:textId="77777777" w:rsidR="0014679D" w:rsidRPr="0014679D" w:rsidRDefault="0014679D" w:rsidP="0014679D">
      <w:pPr>
        <w:numPr>
          <w:ilvl w:val="0"/>
          <w:numId w:val="14"/>
        </w:numPr>
      </w:pPr>
      <w:r w:rsidRPr="0014679D">
        <w:t>Review Tracking: Analyze customer reviews on e-commerce platforms.</w:t>
      </w:r>
    </w:p>
    <w:p w14:paraId="06BFEAB2" w14:textId="77777777" w:rsidR="0014679D" w:rsidRPr="0014679D" w:rsidRDefault="0014679D" w:rsidP="0014679D">
      <w:pPr>
        <w:rPr>
          <w:b/>
          <w:bCs/>
        </w:rPr>
      </w:pPr>
      <w:r w:rsidRPr="0014679D">
        <w:rPr>
          <w:b/>
          <w:bCs/>
        </w:rPr>
        <w:t>(b) Customer Sentiment Analysis Techniques</w:t>
      </w:r>
    </w:p>
    <w:p w14:paraId="0B9B6CA2" w14:textId="77777777" w:rsidR="0014679D" w:rsidRPr="0014679D" w:rsidRDefault="0014679D" w:rsidP="0014679D">
      <w:r w:rsidRPr="0014679D">
        <w:rPr>
          <w:b/>
          <w:bCs/>
        </w:rPr>
        <w:t>Qualitative Analysis:</w:t>
      </w:r>
      <w:r w:rsidRPr="0014679D">
        <w:t> Thematic analysis of open-ended survey responses.</w:t>
      </w:r>
    </w:p>
    <w:p w14:paraId="64A33EA4" w14:textId="77777777" w:rsidR="0014679D" w:rsidRPr="0014679D" w:rsidRDefault="0014679D" w:rsidP="0014679D">
      <w:r w:rsidRPr="0014679D">
        <w:rPr>
          <w:b/>
          <w:bCs/>
        </w:rPr>
        <w:t>Quantitative Analysis:</w:t>
      </w:r>
      <w:r w:rsidRPr="0014679D">
        <w:t> Sentiment scores generated by analyzing review data and social media mentions.</w:t>
      </w:r>
    </w:p>
    <w:p w14:paraId="65A717D5" w14:textId="77777777" w:rsidR="0014679D" w:rsidRPr="0014679D" w:rsidRDefault="0014679D" w:rsidP="0014679D">
      <w:pPr>
        <w:rPr>
          <w:b/>
          <w:bCs/>
        </w:rPr>
      </w:pPr>
      <w:r w:rsidRPr="0014679D">
        <w:rPr>
          <w:b/>
          <w:bCs/>
        </w:rPr>
        <w:t>6.2 Performance Metrics &amp; KPIs</w:t>
      </w:r>
    </w:p>
    <w:p w14:paraId="564A22B1" w14:textId="77777777" w:rsidR="0014679D" w:rsidRPr="0014679D" w:rsidRDefault="0014679D" w:rsidP="0014679D">
      <w:pPr>
        <w:numPr>
          <w:ilvl w:val="0"/>
          <w:numId w:val="15"/>
        </w:numPr>
      </w:pPr>
      <w:r w:rsidRPr="0014679D">
        <w:rPr>
          <w:b/>
          <w:bCs/>
        </w:rPr>
        <w:t>Sales Volume:</w:t>
      </w:r>
      <w:r w:rsidRPr="0014679D">
        <w:t> Measure overall sales and product-specific sales.</w:t>
      </w:r>
    </w:p>
    <w:p w14:paraId="7521B1BF" w14:textId="77777777" w:rsidR="0014679D" w:rsidRPr="0014679D" w:rsidRDefault="0014679D" w:rsidP="0014679D">
      <w:pPr>
        <w:numPr>
          <w:ilvl w:val="0"/>
          <w:numId w:val="15"/>
        </w:numPr>
      </w:pPr>
      <w:r w:rsidRPr="0014679D">
        <w:rPr>
          <w:b/>
          <w:bCs/>
        </w:rPr>
        <w:t>Customer Acquisition Cost (CAC):</w:t>
      </w:r>
      <w:r w:rsidRPr="0014679D">
        <w:t> Total marketing spend divided by new customers acquired.</w:t>
      </w:r>
    </w:p>
    <w:p w14:paraId="28ACD73C" w14:textId="77777777" w:rsidR="0014679D" w:rsidRPr="0014679D" w:rsidRDefault="0014679D" w:rsidP="0014679D">
      <w:pPr>
        <w:numPr>
          <w:ilvl w:val="0"/>
          <w:numId w:val="15"/>
        </w:numPr>
      </w:pPr>
      <w:r w:rsidRPr="0014679D">
        <w:rPr>
          <w:b/>
          <w:bCs/>
        </w:rPr>
        <w:t>Customer Lifetime Value (CLV):</w:t>
      </w:r>
      <w:r w:rsidRPr="0014679D">
        <w:t> Average revenue generated from a customer over their relationship with the brand.</w:t>
      </w:r>
    </w:p>
    <w:p w14:paraId="09C9F38A" w14:textId="77777777" w:rsidR="0014679D" w:rsidRPr="0014679D" w:rsidRDefault="0014679D" w:rsidP="0014679D">
      <w:pPr>
        <w:rPr>
          <w:b/>
          <w:bCs/>
        </w:rPr>
      </w:pPr>
      <w:r w:rsidRPr="0014679D">
        <w:rPr>
          <w:b/>
          <w:bCs/>
        </w:rPr>
        <w:t>6.3 Continuous Improvement &amp; Scalability</w:t>
      </w:r>
    </w:p>
    <w:p w14:paraId="2390A756" w14:textId="77777777" w:rsidR="0014679D" w:rsidRPr="0014679D" w:rsidRDefault="0014679D" w:rsidP="0014679D">
      <w:r w:rsidRPr="0014679D">
        <w:rPr>
          <w:b/>
          <w:bCs/>
        </w:rPr>
        <w:t>Long-term Sustainability Plans:</w:t>
      </w:r>
    </w:p>
    <w:p w14:paraId="7F705C8A" w14:textId="77777777" w:rsidR="0014679D" w:rsidRPr="0014679D" w:rsidRDefault="0014679D" w:rsidP="0014679D">
      <w:pPr>
        <w:numPr>
          <w:ilvl w:val="0"/>
          <w:numId w:val="16"/>
        </w:numPr>
      </w:pPr>
      <w:r w:rsidRPr="0014679D">
        <w:lastRenderedPageBreak/>
        <w:t>Introduce new product lines based on consumer feedback.</w:t>
      </w:r>
    </w:p>
    <w:p w14:paraId="149B1338" w14:textId="77777777" w:rsidR="0014679D" w:rsidRPr="0014679D" w:rsidRDefault="0014679D" w:rsidP="0014679D">
      <w:pPr>
        <w:numPr>
          <w:ilvl w:val="0"/>
          <w:numId w:val="16"/>
        </w:numPr>
      </w:pPr>
      <w:r w:rsidRPr="0014679D">
        <w:t>Explore subscription models for regular customers.</w:t>
      </w:r>
    </w:p>
    <w:p w14:paraId="60CAA0E5" w14:textId="3CE5C73D" w:rsidR="00E46FFB" w:rsidRDefault="0014679D" w:rsidP="00191DDC">
      <w:pPr>
        <w:numPr>
          <w:ilvl w:val="0"/>
          <w:numId w:val="16"/>
        </w:numPr>
      </w:pPr>
      <w:r w:rsidRPr="0014679D">
        <w:t>Expand distribution channels into grocery stores and health food retailer</w:t>
      </w:r>
      <w:r w:rsidR="00000000">
        <w:pict w14:anchorId="369D7238">
          <v:rect id="_x0000_i1027" style="width:0;height:0" o:hrstd="t" o:hrnoshade="t" o:hr="t" fillcolor="#94a3b8" stroked="f"/>
        </w:pict>
      </w:r>
    </w:p>
    <w:p w14:paraId="09CE7D49" w14:textId="0FFE7F75" w:rsidR="00515296" w:rsidRPr="0014679D" w:rsidRDefault="00515296" w:rsidP="0014679D">
      <w:pPr>
        <w:pBdr>
          <w:bottom w:val="single" w:sz="12" w:space="1" w:color="auto"/>
        </w:pBdr>
      </w:pPr>
    </w:p>
    <w:p w14:paraId="03723A11" w14:textId="77777777" w:rsidR="00E46FFB" w:rsidRDefault="00E46FFB" w:rsidP="00E46FFB">
      <w:pPr>
        <w:jc w:val="center"/>
        <w:rPr>
          <w:b/>
          <w:bCs/>
        </w:rPr>
      </w:pPr>
    </w:p>
    <w:p w14:paraId="6D582C04" w14:textId="44541980" w:rsidR="0014679D" w:rsidRPr="0014679D" w:rsidRDefault="0014679D" w:rsidP="00E46FFB">
      <w:pPr>
        <w:jc w:val="center"/>
        <w:rPr>
          <w:b/>
          <w:bCs/>
        </w:rPr>
      </w:pPr>
      <w:r w:rsidRPr="0014679D">
        <w:rPr>
          <w:b/>
          <w:bCs/>
        </w:rPr>
        <w:t>7. Budget Overview</w:t>
      </w:r>
    </w:p>
    <w:p w14:paraId="6A9D7CED" w14:textId="77777777" w:rsidR="0014679D" w:rsidRPr="0014679D" w:rsidRDefault="0014679D" w:rsidP="0014679D">
      <w:pPr>
        <w:rPr>
          <w:b/>
          <w:bCs/>
        </w:rPr>
      </w:pPr>
      <w:r w:rsidRPr="0014679D">
        <w:rPr>
          <w:b/>
          <w:bCs/>
        </w:rPr>
        <w:t>Total Budget Allocation</w:t>
      </w:r>
    </w:p>
    <w:tbl>
      <w:tblPr>
        <w:tblW w:w="10800" w:type="dxa"/>
        <w:jc w:val="center"/>
        <w:tblCellSpacing w:w="15" w:type="dxa"/>
        <w:tblBorders>
          <w:top w:val="single" w:sz="6" w:space="0" w:color="334155"/>
          <w:left w:val="single" w:sz="6" w:space="0" w:color="334155"/>
          <w:bottom w:val="single" w:sz="6" w:space="0" w:color="334155"/>
          <w:right w:val="single" w:sz="6" w:space="0" w:color="334155"/>
        </w:tblBorders>
        <w:shd w:val="clear" w:color="auto" w:fill="1E293B"/>
        <w:tblCellMar>
          <w:left w:w="0" w:type="dxa"/>
          <w:right w:w="0" w:type="dxa"/>
        </w:tblCellMar>
        <w:tblLook w:val="04A0" w:firstRow="1" w:lastRow="0" w:firstColumn="1" w:lastColumn="0" w:noHBand="0" w:noVBand="1"/>
      </w:tblPr>
      <w:tblGrid>
        <w:gridCol w:w="7064"/>
        <w:gridCol w:w="3736"/>
      </w:tblGrid>
      <w:tr w:rsidR="0014679D" w:rsidRPr="0014679D" w14:paraId="6F8B6EDB" w14:textId="77777777" w:rsidTr="0014679D">
        <w:trPr>
          <w:tblHeade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6CE8A75" w14:textId="77777777" w:rsidR="0014679D" w:rsidRPr="0014679D" w:rsidRDefault="0014679D" w:rsidP="0014679D">
            <w:pPr>
              <w:rPr>
                <w:b/>
                <w:bCs/>
              </w:rPr>
            </w:pPr>
            <w:r w:rsidRPr="0014679D">
              <w:rPr>
                <w:b/>
                <w:bCs/>
              </w:rPr>
              <w:t>Category</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CA275BC" w14:textId="77777777" w:rsidR="0014679D" w:rsidRPr="0014679D" w:rsidRDefault="0014679D" w:rsidP="0014679D">
            <w:pPr>
              <w:rPr>
                <w:b/>
                <w:bCs/>
              </w:rPr>
            </w:pPr>
            <w:r w:rsidRPr="0014679D">
              <w:rPr>
                <w:b/>
                <w:bCs/>
              </w:rPr>
              <w:t>Budget ($)</w:t>
            </w:r>
          </w:p>
        </w:tc>
      </w:tr>
      <w:tr w:rsidR="0014679D" w:rsidRPr="0014679D" w14:paraId="5EC37554"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328C54A" w14:textId="77777777" w:rsidR="0014679D" w:rsidRPr="0014679D" w:rsidRDefault="0014679D" w:rsidP="0014679D">
            <w:r w:rsidRPr="0014679D">
              <w:t>Market Research</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5E2579EE" w14:textId="77777777" w:rsidR="0014679D" w:rsidRPr="0014679D" w:rsidRDefault="0014679D" w:rsidP="0014679D">
            <w:r w:rsidRPr="0014679D">
              <w:t>3,000</w:t>
            </w:r>
          </w:p>
        </w:tc>
      </w:tr>
      <w:tr w:rsidR="0014679D" w:rsidRPr="0014679D" w14:paraId="4E6D275B"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0B78F781" w14:textId="77777777" w:rsidR="0014679D" w:rsidRPr="0014679D" w:rsidRDefault="0014679D" w:rsidP="0014679D">
            <w:r w:rsidRPr="0014679D">
              <w:t>Product Development</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ABBB720" w14:textId="77777777" w:rsidR="0014679D" w:rsidRPr="0014679D" w:rsidRDefault="0014679D" w:rsidP="0014679D">
            <w:r w:rsidRPr="0014679D">
              <w:t>5,000</w:t>
            </w:r>
          </w:p>
        </w:tc>
      </w:tr>
      <w:tr w:rsidR="0014679D" w:rsidRPr="0014679D" w14:paraId="252DA895"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C8BBB01" w14:textId="77777777" w:rsidR="0014679D" w:rsidRPr="0014679D" w:rsidRDefault="0014679D" w:rsidP="0014679D">
            <w:r w:rsidRPr="0014679D">
              <w:t>Branding &amp; Design</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2791F340" w14:textId="77777777" w:rsidR="0014679D" w:rsidRPr="0014679D" w:rsidRDefault="0014679D" w:rsidP="0014679D">
            <w:r w:rsidRPr="0014679D">
              <w:t>4,000</w:t>
            </w:r>
          </w:p>
        </w:tc>
      </w:tr>
      <w:tr w:rsidR="0014679D" w:rsidRPr="0014679D" w14:paraId="6C23F213"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3A916CC" w14:textId="77777777" w:rsidR="0014679D" w:rsidRPr="0014679D" w:rsidRDefault="0014679D" w:rsidP="0014679D">
            <w:r w:rsidRPr="0014679D">
              <w:t>Advertising &amp; Promotion</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68DC7290" w14:textId="77777777" w:rsidR="0014679D" w:rsidRPr="0014679D" w:rsidRDefault="0014679D" w:rsidP="0014679D">
            <w:r w:rsidRPr="0014679D">
              <w:t>20,000</w:t>
            </w:r>
          </w:p>
        </w:tc>
      </w:tr>
      <w:tr w:rsidR="0014679D" w:rsidRPr="0014679D" w14:paraId="65085284" w14:textId="77777777" w:rsidTr="0014679D">
        <w:trPr>
          <w:tblCellSpacing w:w="15" w:type="dxa"/>
          <w:jc w:val="center"/>
        </w:trPr>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3A0AB518" w14:textId="77777777" w:rsidR="0014679D" w:rsidRPr="0014679D" w:rsidRDefault="0014679D" w:rsidP="0014679D">
            <w:r w:rsidRPr="0014679D">
              <w:t>Operations &amp; Logistics</w:t>
            </w:r>
          </w:p>
        </w:tc>
        <w:tc>
          <w:tcPr>
            <w:tcW w:w="0" w:type="auto"/>
            <w:tcBorders>
              <w:top w:val="single" w:sz="2" w:space="0" w:color="334155"/>
              <w:left w:val="single" w:sz="2" w:space="0" w:color="334155"/>
              <w:bottom w:val="single" w:sz="6" w:space="0" w:color="334155"/>
              <w:right w:val="single" w:sz="2" w:space="0" w:color="334155"/>
            </w:tcBorders>
            <w:shd w:val="clear" w:color="auto" w:fill="1E293B"/>
            <w:tcMar>
              <w:top w:w="180" w:type="dxa"/>
              <w:left w:w="240" w:type="dxa"/>
              <w:bottom w:w="180" w:type="dxa"/>
              <w:right w:w="240" w:type="dxa"/>
            </w:tcMar>
            <w:vAlign w:val="center"/>
            <w:hideMark/>
          </w:tcPr>
          <w:p w14:paraId="47D22CAA" w14:textId="77777777" w:rsidR="0014679D" w:rsidRPr="0014679D" w:rsidRDefault="0014679D" w:rsidP="0014679D">
            <w:r w:rsidRPr="0014679D">
              <w:t>5,000</w:t>
            </w:r>
          </w:p>
        </w:tc>
      </w:tr>
      <w:tr w:rsidR="0014679D" w:rsidRPr="0014679D" w14:paraId="15418980" w14:textId="77777777" w:rsidTr="0014679D">
        <w:trPr>
          <w:tblCellSpacing w:w="15" w:type="dxa"/>
          <w:jc w:val="center"/>
        </w:trPr>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0B528D37" w14:textId="77777777" w:rsidR="0014679D" w:rsidRPr="0014679D" w:rsidRDefault="0014679D" w:rsidP="0014679D">
            <w:r w:rsidRPr="0014679D">
              <w:rPr>
                <w:b/>
                <w:bCs/>
              </w:rPr>
              <w:t>Total</w:t>
            </w:r>
          </w:p>
        </w:tc>
        <w:tc>
          <w:tcPr>
            <w:tcW w:w="0" w:type="auto"/>
            <w:tcBorders>
              <w:top w:val="single" w:sz="2" w:space="0" w:color="334155"/>
              <w:left w:val="single" w:sz="2" w:space="0" w:color="334155"/>
              <w:bottom w:val="nil"/>
              <w:right w:val="single" w:sz="2" w:space="0" w:color="334155"/>
            </w:tcBorders>
            <w:shd w:val="clear" w:color="auto" w:fill="1E293B"/>
            <w:tcMar>
              <w:top w:w="180" w:type="dxa"/>
              <w:left w:w="240" w:type="dxa"/>
              <w:bottom w:w="180" w:type="dxa"/>
              <w:right w:w="240" w:type="dxa"/>
            </w:tcMar>
            <w:vAlign w:val="center"/>
            <w:hideMark/>
          </w:tcPr>
          <w:p w14:paraId="790022BC" w14:textId="77777777" w:rsidR="0014679D" w:rsidRPr="0014679D" w:rsidRDefault="0014679D" w:rsidP="0014679D">
            <w:r w:rsidRPr="0014679D">
              <w:rPr>
                <w:b/>
                <w:bCs/>
              </w:rPr>
              <w:t>37,000</w:t>
            </w:r>
          </w:p>
        </w:tc>
      </w:tr>
    </w:tbl>
    <w:p w14:paraId="6BFBAE4D" w14:textId="422C1DDA" w:rsidR="00E46FFB" w:rsidRDefault="00CF26A5" w:rsidP="0014679D">
      <w:pPr>
        <w:pBdr>
          <w:bottom w:val="single" w:sz="12" w:space="1" w:color="auto"/>
        </w:pBdr>
      </w:pPr>
      <w:r>
        <w:rPr>
          <w:noProof/>
        </w:rPr>
        <w:lastRenderedPageBreak/>
        <w:drawing>
          <wp:anchor distT="0" distB="0" distL="114300" distR="114300" simplePos="0" relativeHeight="251676672" behindDoc="0" locked="0" layoutInCell="1" allowOverlap="1" wp14:anchorId="278BEAF5" wp14:editId="20E2BF7D">
            <wp:simplePos x="0" y="0"/>
            <wp:positionH relativeFrom="margin">
              <wp:posOffset>-485775</wp:posOffset>
            </wp:positionH>
            <wp:positionV relativeFrom="paragraph">
              <wp:posOffset>206375</wp:posOffset>
            </wp:positionV>
            <wp:extent cx="6794500" cy="3909695"/>
            <wp:effectExtent l="0" t="0" r="6350" b="0"/>
            <wp:wrapSquare wrapText="bothSides"/>
            <wp:docPr id="1789971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500" cy="3909695"/>
                    </a:xfrm>
                    <a:prstGeom prst="rect">
                      <a:avLst/>
                    </a:prstGeom>
                    <a:noFill/>
                    <a:ln>
                      <a:noFill/>
                    </a:ln>
                  </pic:spPr>
                </pic:pic>
              </a:graphicData>
            </a:graphic>
            <wp14:sizeRelH relativeFrom="margin">
              <wp14:pctWidth>0</wp14:pctWidth>
            </wp14:sizeRelH>
          </wp:anchor>
        </w:drawing>
      </w:r>
    </w:p>
    <w:p w14:paraId="42D522F0" w14:textId="6ABF2645" w:rsidR="00E46FFB" w:rsidRDefault="00E46FFB" w:rsidP="0014679D">
      <w:pPr>
        <w:pBdr>
          <w:bottom w:val="single" w:sz="12" w:space="1" w:color="auto"/>
        </w:pBdr>
      </w:pPr>
    </w:p>
    <w:p w14:paraId="5C93A522" w14:textId="77777777" w:rsidR="00CF26A5" w:rsidRDefault="00CF26A5" w:rsidP="0014679D">
      <w:pPr>
        <w:pBdr>
          <w:bottom w:val="single" w:sz="12" w:space="1" w:color="auto"/>
        </w:pBdr>
      </w:pPr>
    </w:p>
    <w:p w14:paraId="66A45C13" w14:textId="77777777" w:rsidR="00CF26A5" w:rsidRDefault="00CF26A5" w:rsidP="0014679D">
      <w:pPr>
        <w:pBdr>
          <w:bottom w:val="single" w:sz="12" w:space="1" w:color="auto"/>
        </w:pBdr>
      </w:pPr>
    </w:p>
    <w:p w14:paraId="592F9A73" w14:textId="77777777" w:rsidR="00CF26A5" w:rsidRDefault="00CF26A5" w:rsidP="0014679D">
      <w:pPr>
        <w:pBdr>
          <w:bottom w:val="single" w:sz="12" w:space="1" w:color="auto"/>
        </w:pBdr>
      </w:pPr>
    </w:p>
    <w:p w14:paraId="00332831" w14:textId="77777777" w:rsidR="00CF26A5" w:rsidRDefault="00CF26A5" w:rsidP="0014679D">
      <w:pPr>
        <w:pBdr>
          <w:bottom w:val="single" w:sz="12" w:space="1" w:color="auto"/>
        </w:pBdr>
      </w:pPr>
    </w:p>
    <w:p w14:paraId="7B1712DE" w14:textId="3F166A98" w:rsidR="0014679D" w:rsidRPr="00E46FFB" w:rsidRDefault="0014679D" w:rsidP="00E46FFB">
      <w:pPr>
        <w:jc w:val="center"/>
      </w:pPr>
      <w:r w:rsidRPr="0014679D">
        <w:rPr>
          <w:b/>
          <w:bCs/>
        </w:rPr>
        <w:t>8. Conclusion</w:t>
      </w:r>
    </w:p>
    <w:p w14:paraId="3F3BCE1A" w14:textId="589DB366" w:rsidR="0014679D" w:rsidRPr="0014679D" w:rsidRDefault="00CF26A5" w:rsidP="0014679D">
      <w:r>
        <w:t>Chakh na</w:t>
      </w:r>
      <w:r w:rsidR="0014679D" w:rsidRPr="0014679D">
        <w:t xml:space="preserve"> is poised to become a significant player in the health snack market by addressing the existing gaps between taste and nutrition. The proposed branding strategy and communication campaign effectively leverage market trends and consumer insights to create a compelling brand identity.</w:t>
      </w:r>
    </w:p>
    <w:p w14:paraId="6B69A500" w14:textId="338DD846" w:rsidR="0014679D" w:rsidRPr="0014679D" w:rsidRDefault="0014679D" w:rsidP="00E46FFB">
      <w:pPr>
        <w:pBdr>
          <w:bottom w:val="single" w:sz="12" w:space="1" w:color="auto"/>
        </w:pBdr>
      </w:pPr>
      <w:r w:rsidRPr="0014679D">
        <w:t xml:space="preserve">With a detailed launch plan and robust performance tracking mechanisms in place, </w:t>
      </w:r>
      <w:r w:rsidR="00CF26A5">
        <w:t>Chakh na</w:t>
      </w:r>
      <w:r w:rsidRPr="0014679D">
        <w:t xml:space="preserve"> can achieve sustainable growth and scalability in the competitive snack landscape.</w:t>
      </w:r>
      <w:r w:rsidR="00000000">
        <w:pict w14:anchorId="440A58CB">
          <v:rect id="_x0000_i1028" style="width:0;height:0" o:hrstd="t" o:hrnoshade="t" o:hr="t" fillcolor="#94a3b8" stroked="f"/>
        </w:pict>
      </w:r>
    </w:p>
    <w:p w14:paraId="56E59681" w14:textId="7F913A98" w:rsidR="00E46FFB" w:rsidRDefault="00191DDC" w:rsidP="0014679D">
      <w:pPr>
        <w:rPr>
          <w:b/>
          <w:bCs/>
        </w:rPr>
      </w:pPr>
      <w:r>
        <w:rPr>
          <w:noProof/>
        </w:rPr>
        <w:lastRenderedPageBreak/>
        <w:drawing>
          <wp:anchor distT="0" distB="0" distL="114300" distR="114300" simplePos="0" relativeHeight="251648000" behindDoc="0" locked="0" layoutInCell="1" allowOverlap="1" wp14:anchorId="715C9F71" wp14:editId="043777C8">
            <wp:simplePos x="0" y="0"/>
            <wp:positionH relativeFrom="column">
              <wp:posOffset>4381500</wp:posOffset>
            </wp:positionH>
            <wp:positionV relativeFrom="paragraph">
              <wp:posOffset>156845</wp:posOffset>
            </wp:positionV>
            <wp:extent cx="1669415" cy="2503170"/>
            <wp:effectExtent l="0" t="0" r="6985" b="0"/>
            <wp:wrapSquare wrapText="bothSides"/>
            <wp:docPr id="1244730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9415" cy="2503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04F70060" wp14:editId="2AD338D1">
            <wp:simplePos x="0" y="0"/>
            <wp:positionH relativeFrom="column">
              <wp:posOffset>2158951</wp:posOffset>
            </wp:positionH>
            <wp:positionV relativeFrom="paragraph">
              <wp:posOffset>170718</wp:posOffset>
            </wp:positionV>
            <wp:extent cx="1697648" cy="2545722"/>
            <wp:effectExtent l="0" t="0" r="0" b="6985"/>
            <wp:wrapSquare wrapText="bothSides"/>
            <wp:docPr id="1709992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7648" cy="2545722"/>
                    </a:xfrm>
                    <a:prstGeom prst="rect">
                      <a:avLst/>
                    </a:prstGeom>
                    <a:noFill/>
                    <a:ln>
                      <a:noFill/>
                    </a:ln>
                  </pic:spPr>
                </pic:pic>
              </a:graphicData>
            </a:graphic>
          </wp:anchor>
        </w:drawing>
      </w:r>
      <w:r>
        <w:rPr>
          <w:noProof/>
        </w:rPr>
        <w:drawing>
          <wp:anchor distT="0" distB="0" distL="114300" distR="114300" simplePos="0" relativeHeight="251654144" behindDoc="0" locked="0" layoutInCell="1" allowOverlap="1" wp14:anchorId="4E1B8CAC" wp14:editId="5F35B7A6">
            <wp:simplePos x="0" y="0"/>
            <wp:positionH relativeFrom="column">
              <wp:posOffset>-141410</wp:posOffset>
            </wp:positionH>
            <wp:positionV relativeFrom="paragraph">
              <wp:posOffset>163488</wp:posOffset>
            </wp:positionV>
            <wp:extent cx="1735528" cy="2602523"/>
            <wp:effectExtent l="0" t="0" r="0" b="7620"/>
            <wp:wrapSquare wrapText="bothSides"/>
            <wp:docPr id="209294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5528" cy="2602523"/>
                    </a:xfrm>
                    <a:prstGeom prst="rect">
                      <a:avLst/>
                    </a:prstGeom>
                    <a:noFill/>
                    <a:ln>
                      <a:noFill/>
                    </a:ln>
                  </pic:spPr>
                </pic:pic>
              </a:graphicData>
            </a:graphic>
          </wp:anchor>
        </w:drawing>
      </w:r>
    </w:p>
    <w:p w14:paraId="64399E32" w14:textId="695D1A9C" w:rsidR="00E46FFB" w:rsidRDefault="00E46FFB" w:rsidP="00191DDC">
      <w:pPr>
        <w:jc w:val="center"/>
        <w:rPr>
          <w:b/>
          <w:bCs/>
        </w:rPr>
      </w:pPr>
    </w:p>
    <w:p w14:paraId="00AE03F1" w14:textId="14E09F30" w:rsidR="00515296" w:rsidRDefault="00515296" w:rsidP="0014679D">
      <w:pPr>
        <w:rPr>
          <w:b/>
          <w:bCs/>
        </w:rPr>
      </w:pPr>
    </w:p>
    <w:p w14:paraId="76991DE1" w14:textId="505F060B" w:rsidR="00515296" w:rsidRDefault="00515296" w:rsidP="0014679D">
      <w:pPr>
        <w:rPr>
          <w:b/>
          <w:bCs/>
        </w:rPr>
      </w:pPr>
    </w:p>
    <w:p w14:paraId="35A522D1" w14:textId="22548EFF" w:rsidR="00515296" w:rsidRDefault="00515296" w:rsidP="0014679D">
      <w:pPr>
        <w:rPr>
          <w:b/>
          <w:bCs/>
        </w:rPr>
      </w:pPr>
    </w:p>
    <w:p w14:paraId="6F8D3F8B" w14:textId="72712F9D" w:rsidR="00515296" w:rsidRDefault="00515296" w:rsidP="0014679D">
      <w:pPr>
        <w:rPr>
          <w:b/>
          <w:bCs/>
        </w:rPr>
      </w:pPr>
    </w:p>
    <w:p w14:paraId="5AA39C27" w14:textId="5E805EE8" w:rsidR="00515296" w:rsidRDefault="00515296" w:rsidP="0014679D">
      <w:pPr>
        <w:rPr>
          <w:b/>
          <w:bCs/>
        </w:rPr>
      </w:pPr>
    </w:p>
    <w:p w14:paraId="10D3D9AB" w14:textId="3195C183" w:rsidR="00515296" w:rsidRDefault="00515296" w:rsidP="0014679D">
      <w:pPr>
        <w:rPr>
          <w:b/>
          <w:bCs/>
        </w:rPr>
      </w:pPr>
    </w:p>
    <w:p w14:paraId="2D56A278" w14:textId="55F0AC1D" w:rsidR="00515296" w:rsidRDefault="00515296" w:rsidP="0014679D">
      <w:pPr>
        <w:rPr>
          <w:b/>
          <w:bCs/>
        </w:rPr>
      </w:pPr>
    </w:p>
    <w:p w14:paraId="75A22616" w14:textId="1576448D" w:rsidR="00515296" w:rsidRDefault="00191DDC" w:rsidP="0014679D">
      <w:pPr>
        <w:rPr>
          <w:b/>
          <w:bCs/>
        </w:rPr>
      </w:pPr>
      <w:r>
        <w:rPr>
          <w:noProof/>
        </w:rPr>
        <w:drawing>
          <wp:anchor distT="0" distB="0" distL="114300" distR="114300" simplePos="0" relativeHeight="251669504" behindDoc="0" locked="0" layoutInCell="1" allowOverlap="1" wp14:anchorId="65D4E031" wp14:editId="4669AD9A">
            <wp:simplePos x="0" y="0"/>
            <wp:positionH relativeFrom="column">
              <wp:posOffset>4399524</wp:posOffset>
            </wp:positionH>
            <wp:positionV relativeFrom="paragraph">
              <wp:posOffset>32580</wp:posOffset>
            </wp:positionV>
            <wp:extent cx="1669415" cy="2503805"/>
            <wp:effectExtent l="0" t="0" r="6985" b="0"/>
            <wp:wrapSquare wrapText="bothSides"/>
            <wp:docPr id="980172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9415" cy="2503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5D60211A" wp14:editId="33CC79CE">
            <wp:simplePos x="0" y="0"/>
            <wp:positionH relativeFrom="margin">
              <wp:posOffset>2140439</wp:posOffset>
            </wp:positionH>
            <wp:positionV relativeFrom="paragraph">
              <wp:posOffset>39858</wp:posOffset>
            </wp:positionV>
            <wp:extent cx="1715770" cy="2573020"/>
            <wp:effectExtent l="0" t="0" r="0" b="0"/>
            <wp:wrapSquare wrapText="bothSides"/>
            <wp:docPr id="1203364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5770" cy="2573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7860533" wp14:editId="1F44F735">
            <wp:simplePos x="0" y="0"/>
            <wp:positionH relativeFrom="column">
              <wp:posOffset>-131787</wp:posOffset>
            </wp:positionH>
            <wp:positionV relativeFrom="paragraph">
              <wp:posOffset>123728</wp:posOffset>
            </wp:positionV>
            <wp:extent cx="1674495" cy="2510790"/>
            <wp:effectExtent l="0" t="0" r="1905" b="3810"/>
            <wp:wrapSquare wrapText="bothSides"/>
            <wp:docPr id="1593930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4495" cy="2510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47222" w14:textId="4DD6B8DE" w:rsidR="00515296" w:rsidRDefault="00515296" w:rsidP="0014679D">
      <w:pPr>
        <w:rPr>
          <w:b/>
          <w:bCs/>
        </w:rPr>
      </w:pPr>
    </w:p>
    <w:p w14:paraId="458B7134" w14:textId="78955F4F" w:rsidR="00515296" w:rsidRDefault="00515296" w:rsidP="0014679D">
      <w:pPr>
        <w:rPr>
          <w:b/>
          <w:bCs/>
        </w:rPr>
      </w:pPr>
    </w:p>
    <w:p w14:paraId="6075A73F" w14:textId="572ACD6B" w:rsidR="00515296" w:rsidRDefault="00515296" w:rsidP="0014679D">
      <w:pPr>
        <w:rPr>
          <w:b/>
          <w:bCs/>
        </w:rPr>
      </w:pPr>
    </w:p>
    <w:p w14:paraId="7660EA47" w14:textId="77777777" w:rsidR="00515296" w:rsidRDefault="00515296" w:rsidP="0014679D">
      <w:pPr>
        <w:rPr>
          <w:b/>
          <w:bCs/>
        </w:rPr>
      </w:pPr>
    </w:p>
    <w:p w14:paraId="08A7270B" w14:textId="5E75205C" w:rsidR="00515296" w:rsidRDefault="00515296" w:rsidP="0014679D">
      <w:pPr>
        <w:rPr>
          <w:b/>
          <w:bCs/>
        </w:rPr>
      </w:pPr>
    </w:p>
    <w:p w14:paraId="5A777FF1" w14:textId="5ACE768A" w:rsidR="00515296" w:rsidRDefault="00515296" w:rsidP="0014679D">
      <w:pPr>
        <w:rPr>
          <w:b/>
          <w:bCs/>
        </w:rPr>
      </w:pPr>
    </w:p>
    <w:p w14:paraId="433373D8" w14:textId="77777777" w:rsidR="00515296" w:rsidRDefault="00515296" w:rsidP="0014679D">
      <w:pPr>
        <w:rPr>
          <w:b/>
          <w:bCs/>
        </w:rPr>
      </w:pPr>
    </w:p>
    <w:p w14:paraId="565CB261" w14:textId="77777777" w:rsidR="00515296" w:rsidRDefault="00515296" w:rsidP="0014679D">
      <w:pPr>
        <w:rPr>
          <w:b/>
          <w:bCs/>
        </w:rPr>
      </w:pPr>
    </w:p>
    <w:p w14:paraId="137BAC32" w14:textId="35476BAA" w:rsidR="00515296" w:rsidRDefault="00515296" w:rsidP="0014679D">
      <w:pPr>
        <w:rPr>
          <w:b/>
          <w:bCs/>
        </w:rPr>
      </w:pPr>
    </w:p>
    <w:p w14:paraId="2ECDE6D0" w14:textId="77777777" w:rsidR="00CF26A5" w:rsidRDefault="00CF26A5" w:rsidP="00E46FFB">
      <w:pPr>
        <w:pBdr>
          <w:bottom w:val="single" w:sz="12" w:space="1" w:color="auto"/>
        </w:pBdr>
        <w:jc w:val="center"/>
        <w:rPr>
          <w:b/>
          <w:bCs/>
        </w:rPr>
      </w:pPr>
    </w:p>
    <w:p w14:paraId="41E9D955" w14:textId="77777777" w:rsidR="00CF26A5" w:rsidRDefault="00CF26A5" w:rsidP="00E46FFB">
      <w:pPr>
        <w:pBdr>
          <w:bottom w:val="single" w:sz="12" w:space="1" w:color="auto"/>
        </w:pBdr>
        <w:jc w:val="center"/>
        <w:rPr>
          <w:b/>
          <w:bCs/>
        </w:rPr>
      </w:pPr>
    </w:p>
    <w:p w14:paraId="4EEBDDB8" w14:textId="471B99E8" w:rsidR="0014679D" w:rsidRPr="0014679D" w:rsidRDefault="00CF26A5" w:rsidP="00E46FFB">
      <w:pPr>
        <w:jc w:val="center"/>
        <w:rPr>
          <w:b/>
          <w:bCs/>
        </w:rPr>
      </w:pPr>
      <w:r>
        <w:rPr>
          <w:b/>
          <w:bCs/>
        </w:rPr>
        <w:br/>
      </w:r>
      <w:r w:rsidR="0014679D" w:rsidRPr="0014679D">
        <w:rPr>
          <w:b/>
          <w:bCs/>
        </w:rPr>
        <w:t>9. References</w:t>
      </w:r>
    </w:p>
    <w:p w14:paraId="49A5CB43" w14:textId="77777777" w:rsidR="0014679D" w:rsidRPr="0014679D" w:rsidRDefault="0014679D" w:rsidP="0014679D">
      <w:pPr>
        <w:numPr>
          <w:ilvl w:val="0"/>
          <w:numId w:val="17"/>
        </w:numPr>
      </w:pPr>
      <w:r w:rsidRPr="0014679D">
        <w:t>Mordor Intelligence. (2023). Health and Wellness Food Market - Growth, Trends, COVID-19 Impact, and Forecasts (2023 - 2028).</w:t>
      </w:r>
    </w:p>
    <w:p w14:paraId="7873A6FF" w14:textId="77777777" w:rsidR="0014679D" w:rsidRPr="0014679D" w:rsidRDefault="0014679D" w:rsidP="0014679D">
      <w:pPr>
        <w:numPr>
          <w:ilvl w:val="0"/>
          <w:numId w:val="17"/>
        </w:numPr>
      </w:pPr>
      <w:r w:rsidRPr="0014679D">
        <w:t>Statista. (2023). Revenue in the Healthy Snacks segment.</w:t>
      </w:r>
    </w:p>
    <w:p w14:paraId="07DA86CA" w14:textId="77777777" w:rsidR="0014679D" w:rsidRPr="0014679D" w:rsidRDefault="0014679D" w:rsidP="0014679D">
      <w:pPr>
        <w:numPr>
          <w:ilvl w:val="0"/>
          <w:numId w:val="17"/>
        </w:numPr>
      </w:pPr>
      <w:r w:rsidRPr="0014679D">
        <w:t>Nielsen. (2023). Global Health and Wellness Trends.</w:t>
      </w:r>
    </w:p>
    <w:p w14:paraId="6571BA7D" w14:textId="77777777" w:rsidR="0014679D" w:rsidRPr="0014679D" w:rsidRDefault="0014679D" w:rsidP="0014679D">
      <w:pPr>
        <w:numPr>
          <w:ilvl w:val="0"/>
          <w:numId w:val="17"/>
        </w:numPr>
      </w:pPr>
      <w:r w:rsidRPr="0014679D">
        <w:t>Euromonitor International. (2023). Snack Food in the World Market: Report and Analysis</w:t>
      </w:r>
    </w:p>
    <w:p w14:paraId="2A597452" w14:textId="77777777" w:rsidR="0014679D" w:rsidRDefault="0014679D"/>
    <w:sectPr w:rsidR="00146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0DD"/>
    <w:multiLevelType w:val="multilevel"/>
    <w:tmpl w:val="AB3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47F6"/>
    <w:multiLevelType w:val="multilevel"/>
    <w:tmpl w:val="F24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B74C4C"/>
    <w:multiLevelType w:val="multilevel"/>
    <w:tmpl w:val="80C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73F89"/>
    <w:multiLevelType w:val="multilevel"/>
    <w:tmpl w:val="604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6D5881"/>
    <w:multiLevelType w:val="multilevel"/>
    <w:tmpl w:val="3E1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E55210"/>
    <w:multiLevelType w:val="multilevel"/>
    <w:tmpl w:val="D42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A369FA"/>
    <w:multiLevelType w:val="multilevel"/>
    <w:tmpl w:val="BBB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236679"/>
    <w:multiLevelType w:val="multilevel"/>
    <w:tmpl w:val="F9D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9110CB"/>
    <w:multiLevelType w:val="multilevel"/>
    <w:tmpl w:val="CC4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2459D4"/>
    <w:multiLevelType w:val="multilevel"/>
    <w:tmpl w:val="A35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096B5C"/>
    <w:multiLevelType w:val="multilevel"/>
    <w:tmpl w:val="DA7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485C92"/>
    <w:multiLevelType w:val="multilevel"/>
    <w:tmpl w:val="2D9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3513E5"/>
    <w:multiLevelType w:val="multilevel"/>
    <w:tmpl w:val="BDD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0E7316"/>
    <w:multiLevelType w:val="multilevel"/>
    <w:tmpl w:val="E98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186A57"/>
    <w:multiLevelType w:val="hybridMultilevel"/>
    <w:tmpl w:val="8B189CA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2D02396"/>
    <w:multiLevelType w:val="multilevel"/>
    <w:tmpl w:val="F38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532C5E"/>
    <w:multiLevelType w:val="multilevel"/>
    <w:tmpl w:val="A21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E554DB"/>
    <w:multiLevelType w:val="multilevel"/>
    <w:tmpl w:val="88025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5884444">
    <w:abstractNumId w:val="17"/>
  </w:num>
  <w:num w:numId="2" w16cid:durableId="846557012">
    <w:abstractNumId w:val="12"/>
  </w:num>
  <w:num w:numId="3" w16cid:durableId="645664940">
    <w:abstractNumId w:val="11"/>
  </w:num>
  <w:num w:numId="4" w16cid:durableId="1855683180">
    <w:abstractNumId w:val="8"/>
  </w:num>
  <w:num w:numId="5" w16cid:durableId="1573009371">
    <w:abstractNumId w:val="10"/>
  </w:num>
  <w:num w:numId="6" w16cid:durableId="80103445">
    <w:abstractNumId w:val="0"/>
  </w:num>
  <w:num w:numId="7" w16cid:durableId="440803560">
    <w:abstractNumId w:val="9"/>
  </w:num>
  <w:num w:numId="8" w16cid:durableId="1236471450">
    <w:abstractNumId w:val="1"/>
  </w:num>
  <w:num w:numId="9" w16cid:durableId="74399242">
    <w:abstractNumId w:val="13"/>
  </w:num>
  <w:num w:numId="10" w16cid:durableId="1729306537">
    <w:abstractNumId w:val="2"/>
  </w:num>
  <w:num w:numId="11" w16cid:durableId="1638219174">
    <w:abstractNumId w:val="6"/>
  </w:num>
  <w:num w:numId="12" w16cid:durableId="638608017">
    <w:abstractNumId w:val="7"/>
  </w:num>
  <w:num w:numId="13" w16cid:durableId="2101287943">
    <w:abstractNumId w:val="3"/>
  </w:num>
  <w:num w:numId="14" w16cid:durableId="783572852">
    <w:abstractNumId w:val="16"/>
  </w:num>
  <w:num w:numId="15" w16cid:durableId="2082097899">
    <w:abstractNumId w:val="4"/>
  </w:num>
  <w:num w:numId="16" w16cid:durableId="1566600587">
    <w:abstractNumId w:val="15"/>
  </w:num>
  <w:num w:numId="17" w16cid:durableId="1209340819">
    <w:abstractNumId w:val="5"/>
  </w:num>
  <w:num w:numId="18" w16cid:durableId="188344572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shma Burji">
    <w15:presenceInfo w15:providerId="Windows Live" w15:userId="97476c7e1ffaa3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9D"/>
    <w:rsid w:val="000E03A8"/>
    <w:rsid w:val="0014679D"/>
    <w:rsid w:val="00191DDC"/>
    <w:rsid w:val="001C03D5"/>
    <w:rsid w:val="001C49FF"/>
    <w:rsid w:val="0023581C"/>
    <w:rsid w:val="00236F6C"/>
    <w:rsid w:val="00292EE8"/>
    <w:rsid w:val="003F7945"/>
    <w:rsid w:val="00466792"/>
    <w:rsid w:val="00487700"/>
    <w:rsid w:val="00515296"/>
    <w:rsid w:val="006E07D2"/>
    <w:rsid w:val="00765165"/>
    <w:rsid w:val="00814030"/>
    <w:rsid w:val="0089613F"/>
    <w:rsid w:val="008C6ACC"/>
    <w:rsid w:val="009F16DB"/>
    <w:rsid w:val="00A03E21"/>
    <w:rsid w:val="00C40E21"/>
    <w:rsid w:val="00CF26A5"/>
    <w:rsid w:val="00E33FB6"/>
    <w:rsid w:val="00E46FFB"/>
    <w:rsid w:val="00F8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09F24"/>
  <w15:chartTrackingRefBased/>
  <w15:docId w15:val="{F77191FD-A32E-41C8-B500-5B09BB27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79D"/>
    <w:rPr>
      <w:rFonts w:eastAsiaTheme="majorEastAsia" w:cstheme="majorBidi"/>
      <w:color w:val="272727" w:themeColor="text1" w:themeTint="D8"/>
    </w:rPr>
  </w:style>
  <w:style w:type="paragraph" w:styleId="Title">
    <w:name w:val="Title"/>
    <w:basedOn w:val="Normal"/>
    <w:next w:val="Normal"/>
    <w:link w:val="TitleChar"/>
    <w:uiPriority w:val="10"/>
    <w:qFormat/>
    <w:rsid w:val="00146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79D"/>
    <w:pPr>
      <w:spacing w:before="160"/>
      <w:jc w:val="center"/>
    </w:pPr>
    <w:rPr>
      <w:i/>
      <w:iCs/>
      <w:color w:val="404040" w:themeColor="text1" w:themeTint="BF"/>
    </w:rPr>
  </w:style>
  <w:style w:type="character" w:customStyle="1" w:styleId="QuoteChar">
    <w:name w:val="Quote Char"/>
    <w:basedOn w:val="DefaultParagraphFont"/>
    <w:link w:val="Quote"/>
    <w:uiPriority w:val="29"/>
    <w:rsid w:val="0014679D"/>
    <w:rPr>
      <w:i/>
      <w:iCs/>
      <w:color w:val="404040" w:themeColor="text1" w:themeTint="BF"/>
    </w:rPr>
  </w:style>
  <w:style w:type="paragraph" w:styleId="ListParagraph">
    <w:name w:val="List Paragraph"/>
    <w:basedOn w:val="Normal"/>
    <w:uiPriority w:val="34"/>
    <w:qFormat/>
    <w:rsid w:val="0014679D"/>
    <w:pPr>
      <w:ind w:left="720"/>
      <w:contextualSpacing/>
    </w:pPr>
  </w:style>
  <w:style w:type="character" w:styleId="IntenseEmphasis">
    <w:name w:val="Intense Emphasis"/>
    <w:basedOn w:val="DefaultParagraphFont"/>
    <w:uiPriority w:val="21"/>
    <w:qFormat/>
    <w:rsid w:val="0014679D"/>
    <w:rPr>
      <w:i/>
      <w:iCs/>
      <w:color w:val="2F5496" w:themeColor="accent1" w:themeShade="BF"/>
    </w:rPr>
  </w:style>
  <w:style w:type="paragraph" w:styleId="IntenseQuote">
    <w:name w:val="Intense Quote"/>
    <w:basedOn w:val="Normal"/>
    <w:next w:val="Normal"/>
    <w:link w:val="IntenseQuoteChar"/>
    <w:uiPriority w:val="30"/>
    <w:qFormat/>
    <w:rsid w:val="00146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79D"/>
    <w:rPr>
      <w:i/>
      <w:iCs/>
      <w:color w:val="2F5496" w:themeColor="accent1" w:themeShade="BF"/>
    </w:rPr>
  </w:style>
  <w:style w:type="character" w:styleId="IntenseReference">
    <w:name w:val="Intense Reference"/>
    <w:basedOn w:val="DefaultParagraphFont"/>
    <w:uiPriority w:val="32"/>
    <w:qFormat/>
    <w:rsid w:val="0014679D"/>
    <w:rPr>
      <w:b/>
      <w:bCs/>
      <w:smallCaps/>
      <w:color w:val="2F5496" w:themeColor="accent1" w:themeShade="BF"/>
      <w:spacing w:val="5"/>
    </w:rPr>
  </w:style>
  <w:style w:type="character" w:styleId="Hyperlink">
    <w:name w:val="Hyperlink"/>
    <w:basedOn w:val="DefaultParagraphFont"/>
    <w:uiPriority w:val="99"/>
    <w:unhideWhenUsed/>
    <w:rsid w:val="00515296"/>
    <w:rPr>
      <w:color w:val="0563C1" w:themeColor="hyperlink"/>
      <w:u w:val="single"/>
    </w:rPr>
  </w:style>
  <w:style w:type="character" w:styleId="UnresolvedMention">
    <w:name w:val="Unresolved Mention"/>
    <w:basedOn w:val="DefaultParagraphFont"/>
    <w:uiPriority w:val="99"/>
    <w:semiHidden/>
    <w:unhideWhenUsed/>
    <w:rsid w:val="00515296"/>
    <w:rPr>
      <w:color w:val="605E5C"/>
      <w:shd w:val="clear" w:color="auto" w:fill="E1DFDD"/>
    </w:rPr>
  </w:style>
  <w:style w:type="paragraph" w:styleId="Revision">
    <w:name w:val="Revision"/>
    <w:hidden/>
    <w:uiPriority w:val="99"/>
    <w:semiHidden/>
    <w:rsid w:val="008C6A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2150">
      <w:bodyDiv w:val="1"/>
      <w:marLeft w:val="0"/>
      <w:marRight w:val="0"/>
      <w:marTop w:val="0"/>
      <w:marBottom w:val="0"/>
      <w:divBdr>
        <w:top w:val="none" w:sz="0" w:space="0" w:color="auto"/>
        <w:left w:val="none" w:sz="0" w:space="0" w:color="auto"/>
        <w:bottom w:val="none" w:sz="0" w:space="0" w:color="auto"/>
        <w:right w:val="none" w:sz="0" w:space="0" w:color="auto"/>
      </w:divBdr>
    </w:div>
    <w:div w:id="156526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https://drive.google.com/drive/folders/1ZFjSr0BRjNPwCTKB0u_s24kKQpbwHesS"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mailto:https://chakh-na.godaddysites.com" TargetMode="External"/><Relationship Id="rId11" Type="http://schemas.openxmlformats.org/officeDocument/2006/relationships/hyperlink" Target="mailto:https://chakh-na.godaddysites.com" TargetMode="External"/><Relationship Id="rId5" Type="http://schemas.openxmlformats.org/officeDocument/2006/relationships/image" Target="media/image1.png"/><Relationship Id="rId15" Type="http://schemas.openxmlformats.org/officeDocument/2006/relationships/image" Target="media/image8.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Grishma Burji</dc:creator>
  <cp:keywords/>
  <dc:description/>
  <cp:lastModifiedBy>Samiksha Sharma</cp:lastModifiedBy>
  <cp:revision>4</cp:revision>
  <dcterms:created xsi:type="dcterms:W3CDTF">2025-11-08T06:42:00Z</dcterms:created>
  <dcterms:modified xsi:type="dcterms:W3CDTF">2025-11-28T07:03:00Z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c23e3f07-d7e4-4478-ac99-c7f035496870</vt:lpwstr>
  </property>
</Properties>
</file>